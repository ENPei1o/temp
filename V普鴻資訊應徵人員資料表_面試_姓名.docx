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8C0784" w14:textId="77777777" w:rsidR="00F3791C" w:rsidRPr="006A34E6" w:rsidRDefault="00F3791C" w:rsidP="00F3791C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b/>
          <w:sz w:val="6"/>
        </w:rPr>
      </w:pPr>
      <w:r w:rsidRPr="007C7138">
        <w:rPr>
          <w:rFonts w:ascii="微軟正黑體" w:eastAsia="微軟正黑體" w:hAnsi="微軟正黑體" w:cs="微軟正黑體"/>
          <w:b/>
          <w:sz w:val="24"/>
        </w:rPr>
        <w:t>基本資料</w:t>
      </w:r>
      <w:r w:rsidRPr="007C7138">
        <w:rPr>
          <w:rFonts w:ascii="微軟正黑體" w:eastAsia="微軟正黑體" w:hAnsi="微軟正黑體" w:cs="微軟正黑體" w:hint="eastAsia"/>
          <w:b/>
          <w:sz w:val="24"/>
        </w:rPr>
        <w:t xml:space="preserve"> - Personal information</w:t>
      </w: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850"/>
        <w:gridCol w:w="567"/>
        <w:gridCol w:w="1302"/>
        <w:gridCol w:w="577"/>
        <w:gridCol w:w="1098"/>
        <w:gridCol w:w="426"/>
        <w:gridCol w:w="141"/>
        <w:gridCol w:w="193"/>
        <w:gridCol w:w="658"/>
        <w:gridCol w:w="1777"/>
        <w:gridCol w:w="648"/>
        <w:gridCol w:w="1969"/>
      </w:tblGrid>
      <w:tr w:rsidR="00F3791C" w:rsidRPr="000D624C" w14:paraId="6D93F6D4" w14:textId="77777777" w:rsidTr="00BE790B">
        <w:trPr>
          <w:trHeight w:val="454"/>
          <w:jc w:val="center"/>
        </w:trPr>
        <w:tc>
          <w:tcPr>
            <w:tcW w:w="5246" w:type="dxa"/>
            <w:gridSpan w:val="7"/>
            <w:vAlign w:val="center"/>
          </w:tcPr>
          <w:p w14:paraId="2E08FE7D" w14:textId="563055D3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●姓名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>:</w:t>
            </w:r>
            <w:r>
              <w:rPr>
                <w:rFonts w:ascii="微軟正黑體" w:eastAsia="微軟正黑體" w:hAnsi="微軟正黑體" w:cs="微軟正黑體"/>
                <w:szCs w:val="24"/>
              </w:rPr>
              <w:t xml:space="preserve"> </w:t>
            </w:r>
          </w:p>
        </w:tc>
        <w:tc>
          <w:tcPr>
            <w:tcW w:w="5386" w:type="dxa"/>
            <w:gridSpan w:val="6"/>
            <w:vAlign w:val="center"/>
          </w:tcPr>
          <w:p w14:paraId="2A17C958" w14:textId="6D4DABE8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●</w:t>
            </w:r>
            <w:r>
              <w:rPr>
                <w:rFonts w:ascii="微軟正黑體" w:eastAsia="微軟正黑體" w:hAnsi="微軟正黑體" w:cs="微軟正黑體" w:hint="eastAsia"/>
                <w:szCs w:val="24"/>
                <w:lang w:eastAsia="zh-HK"/>
              </w:rPr>
              <w:t>出生年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>:</w:t>
            </w:r>
            <w:r>
              <w:rPr>
                <w:rFonts w:ascii="微軟正黑體" w:eastAsia="微軟正黑體" w:hAnsi="微軟正黑體" w:cs="微軟正黑體"/>
                <w:szCs w:val="24"/>
              </w:rPr>
              <w:t xml:space="preserve"> </w:t>
            </w:r>
          </w:p>
        </w:tc>
      </w:tr>
      <w:tr w:rsidR="00F3791C" w:rsidRPr="000D624C" w14:paraId="6EE1BC7F" w14:textId="77777777" w:rsidTr="00BE790B">
        <w:trPr>
          <w:trHeight w:val="454"/>
          <w:jc w:val="center"/>
        </w:trPr>
        <w:tc>
          <w:tcPr>
            <w:tcW w:w="5246" w:type="dxa"/>
            <w:gridSpan w:val="7"/>
            <w:vAlign w:val="center"/>
          </w:tcPr>
          <w:p w14:paraId="60711641" w14:textId="5F3DE470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●</w:t>
            </w:r>
            <w:r>
              <w:rPr>
                <w:rFonts w:ascii="微軟正黑體" w:eastAsia="微軟正黑體" w:hAnsi="微軟正黑體" w:cs="微軟正黑體" w:hint="eastAsia"/>
                <w:szCs w:val="24"/>
                <w:lang w:eastAsia="zh-HK"/>
              </w:rPr>
              <w:t>性別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>:</w:t>
            </w: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C37430" w:rsidRPr="000D624C">
              <w:rPr>
                <w:rFonts w:eastAsia="標楷體" w:hint="eastAsia"/>
                <w:szCs w:val="24"/>
              </w:rPr>
              <w:t>□</w:t>
            </w:r>
            <w:r w:rsidRPr="005E52B9">
              <w:rPr>
                <w:rFonts w:ascii="微軟正黑體" w:eastAsia="微軟正黑體" w:hAnsi="微軟正黑體" w:hint="eastAsia"/>
                <w:szCs w:val="24"/>
                <w:lang w:eastAsia="zh-HK"/>
              </w:rPr>
              <w:t>男</w:t>
            </w:r>
            <w:r w:rsidRPr="000D624C">
              <w:rPr>
                <w:rFonts w:ascii="微軟正黑體" w:eastAsia="微軟正黑體" w:hAnsi="微軟正黑體"/>
                <w:szCs w:val="24"/>
              </w:rPr>
              <w:t xml:space="preserve"> </w:t>
            </w:r>
            <w:r w:rsidRPr="000D624C">
              <w:rPr>
                <w:rFonts w:eastAsia="標楷體"/>
                <w:szCs w:val="24"/>
              </w:rPr>
              <w:t xml:space="preserve">  </w:t>
            </w:r>
            <w:r w:rsidRPr="000D624C"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  <w:szCs w:val="24"/>
                <w:lang w:eastAsia="zh-HK"/>
              </w:rPr>
              <w:t>女</w:t>
            </w:r>
          </w:p>
        </w:tc>
        <w:tc>
          <w:tcPr>
            <w:tcW w:w="5386" w:type="dxa"/>
            <w:gridSpan w:val="6"/>
            <w:vAlign w:val="center"/>
          </w:tcPr>
          <w:p w14:paraId="6D6FA389" w14:textId="718097D5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●婚姻狀況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 xml:space="preserve">:  </w:t>
            </w:r>
            <w:r w:rsidRPr="000D624C">
              <w:rPr>
                <w:rFonts w:eastAsia="標楷體" w:hint="eastAsia"/>
                <w:szCs w:val="24"/>
              </w:rPr>
              <w:t>□</w:t>
            </w:r>
            <w:r w:rsidRPr="000D624C">
              <w:rPr>
                <w:rFonts w:ascii="微軟正黑體" w:eastAsia="微軟正黑體" w:hAnsi="微軟正黑體" w:hint="eastAsia"/>
                <w:szCs w:val="24"/>
              </w:rPr>
              <w:t>已婚</w:t>
            </w:r>
            <w:r w:rsidRPr="000D624C">
              <w:rPr>
                <w:rFonts w:ascii="微軟正黑體" w:eastAsia="微軟正黑體" w:hAnsi="微軟正黑體"/>
                <w:szCs w:val="24"/>
              </w:rPr>
              <w:t xml:space="preserve"> </w:t>
            </w:r>
            <w:r w:rsidRPr="000D624C">
              <w:rPr>
                <w:rFonts w:eastAsia="標楷體"/>
                <w:szCs w:val="24"/>
              </w:rPr>
              <w:t xml:space="preserve">  </w:t>
            </w:r>
            <w:r w:rsidR="00C37430" w:rsidRPr="000D624C">
              <w:rPr>
                <w:rFonts w:eastAsia="標楷體" w:hint="eastAsia"/>
                <w:szCs w:val="24"/>
              </w:rPr>
              <w:t>□</w:t>
            </w:r>
            <w:r w:rsidRPr="005E52B9">
              <w:rPr>
                <w:rFonts w:ascii="微軟正黑體" w:eastAsia="微軟正黑體" w:hAnsi="微軟正黑體" w:hint="eastAsia"/>
                <w:szCs w:val="24"/>
              </w:rPr>
              <w:t>未婚</w:t>
            </w:r>
          </w:p>
        </w:tc>
      </w:tr>
      <w:tr w:rsidR="00F3791C" w:rsidRPr="000D624C" w14:paraId="30CA6CCE" w14:textId="77777777" w:rsidTr="00BE790B">
        <w:trPr>
          <w:trHeight w:val="454"/>
          <w:jc w:val="center"/>
        </w:trPr>
        <w:tc>
          <w:tcPr>
            <w:tcW w:w="10632" w:type="dxa"/>
            <w:gridSpan w:val="13"/>
            <w:vAlign w:val="center"/>
          </w:tcPr>
          <w:p w14:paraId="65094C8B" w14:textId="11307716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●</w:t>
            </w:r>
            <w:r>
              <w:rPr>
                <w:rFonts w:ascii="微軟正黑體" w:eastAsia="微軟正黑體" w:hAnsi="微軟正黑體" w:cs="微軟正黑體" w:hint="eastAsia"/>
                <w:szCs w:val="24"/>
                <w:lang w:eastAsia="zh-HK"/>
              </w:rPr>
              <w:t>通訊地址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 xml:space="preserve">: </w:t>
            </w:r>
            <w:r>
              <w:rPr>
                <w:rFonts w:ascii="微軟正黑體" w:eastAsia="微軟正黑體" w:hAnsi="微軟正黑體" w:cs="微軟正黑體"/>
                <w:szCs w:val="24"/>
              </w:rPr>
              <w:t xml:space="preserve"> </w:t>
            </w:r>
          </w:p>
        </w:tc>
      </w:tr>
      <w:tr w:rsidR="00F3791C" w:rsidRPr="000D624C" w14:paraId="0E35FC8E" w14:textId="77777777" w:rsidTr="00BE790B">
        <w:trPr>
          <w:trHeight w:val="454"/>
          <w:jc w:val="center"/>
        </w:trPr>
        <w:tc>
          <w:tcPr>
            <w:tcW w:w="5246" w:type="dxa"/>
            <w:gridSpan w:val="7"/>
            <w:vAlign w:val="center"/>
          </w:tcPr>
          <w:p w14:paraId="60BCDB6C" w14:textId="737601D0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●</w:t>
            </w:r>
            <w:r>
              <w:rPr>
                <w:rFonts w:ascii="微軟正黑體" w:eastAsia="微軟正黑體" w:hAnsi="微軟正黑體" w:cs="微軟正黑體" w:hint="eastAsia"/>
                <w:szCs w:val="24"/>
                <w:lang w:eastAsia="zh-HK"/>
              </w:rPr>
              <w:t>行動電話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>:</w:t>
            </w:r>
          </w:p>
        </w:tc>
        <w:tc>
          <w:tcPr>
            <w:tcW w:w="5386" w:type="dxa"/>
            <w:gridSpan w:val="6"/>
            <w:vAlign w:val="center"/>
          </w:tcPr>
          <w:p w14:paraId="483AAE1A" w14:textId="12816DC4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●</w:t>
            </w:r>
            <w:r>
              <w:rPr>
                <w:rFonts w:ascii="微軟正黑體" w:eastAsia="微軟正黑體" w:hAnsi="微軟正黑體" w:cs="微軟正黑體" w:hint="eastAsia"/>
                <w:szCs w:val="24"/>
                <w:lang w:eastAsia="zh-HK"/>
              </w:rPr>
              <w:t>住家電話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>:</w:t>
            </w:r>
          </w:p>
        </w:tc>
      </w:tr>
      <w:tr w:rsidR="00F3791C" w:rsidRPr="000D624C" w14:paraId="1BF171B2" w14:textId="77777777" w:rsidTr="00BE790B">
        <w:trPr>
          <w:trHeight w:val="454"/>
          <w:jc w:val="center"/>
        </w:trPr>
        <w:tc>
          <w:tcPr>
            <w:tcW w:w="5246" w:type="dxa"/>
            <w:gridSpan w:val="7"/>
            <w:vAlign w:val="center"/>
          </w:tcPr>
          <w:p w14:paraId="482696A6" w14:textId="23118DB4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●</w:t>
            </w:r>
            <w:r>
              <w:rPr>
                <w:rFonts w:ascii="微軟正黑體" w:eastAsia="微軟正黑體" w:hAnsi="微軟正黑體" w:cs="微軟正黑體" w:hint="eastAsia"/>
                <w:szCs w:val="24"/>
                <w:lang w:eastAsia="zh-HK"/>
              </w:rPr>
              <w:t>Email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 xml:space="preserve">: </w:t>
            </w:r>
          </w:p>
        </w:tc>
        <w:tc>
          <w:tcPr>
            <w:tcW w:w="5386" w:type="dxa"/>
            <w:gridSpan w:val="6"/>
            <w:vAlign w:val="center"/>
          </w:tcPr>
          <w:p w14:paraId="0B6E2797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</w:p>
        </w:tc>
      </w:tr>
      <w:tr w:rsidR="00F3791C" w:rsidRPr="000D624C" w14:paraId="54CEFF83" w14:textId="77777777" w:rsidTr="00BE790B">
        <w:trPr>
          <w:trHeight w:val="454"/>
          <w:jc w:val="center"/>
        </w:trPr>
        <w:tc>
          <w:tcPr>
            <w:tcW w:w="10632" w:type="dxa"/>
            <w:gridSpan w:val="13"/>
            <w:vAlign w:val="center"/>
          </w:tcPr>
          <w:p w14:paraId="18A38917" w14:textId="76C09C12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●最高學歷</w:t>
            </w:r>
            <w:r>
              <w:rPr>
                <w:rFonts w:ascii="微軟正黑體" w:eastAsia="微軟正黑體" w:hAnsi="微軟正黑體" w:cs="微軟正黑體" w:hint="eastAsia"/>
                <w:szCs w:val="24"/>
              </w:rPr>
              <w:t>: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 xml:space="preserve"> </w:t>
            </w:r>
          </w:p>
        </w:tc>
      </w:tr>
      <w:tr w:rsidR="00F3791C" w:rsidRPr="000D624C" w14:paraId="1565EA60" w14:textId="77777777" w:rsidTr="00BE790B">
        <w:trPr>
          <w:trHeight w:val="454"/>
          <w:jc w:val="center"/>
        </w:trPr>
        <w:tc>
          <w:tcPr>
            <w:tcW w:w="3722" w:type="dxa"/>
            <w:gridSpan w:val="5"/>
            <w:vAlign w:val="center"/>
          </w:tcPr>
          <w:p w14:paraId="242D1B5C" w14:textId="3CCF4616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/>
                <w:szCs w:val="24"/>
              </w:rPr>
              <w:t xml:space="preserve">    學校名稱:</w:t>
            </w:r>
            <w:r>
              <w:rPr>
                <w:rFonts w:ascii="微軟正黑體" w:eastAsia="微軟正黑體" w:hAnsi="微軟正黑體" w:cs="微軟正黑體" w:hint="eastAsia"/>
                <w:szCs w:val="24"/>
              </w:rPr>
              <w:t xml:space="preserve"> </w:t>
            </w:r>
          </w:p>
        </w:tc>
        <w:tc>
          <w:tcPr>
            <w:tcW w:w="2516" w:type="dxa"/>
            <w:gridSpan w:val="5"/>
            <w:vAlign w:val="center"/>
          </w:tcPr>
          <w:p w14:paraId="717F58EF" w14:textId="4BC417BB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科系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 xml:space="preserve">: </w:t>
            </w:r>
          </w:p>
        </w:tc>
        <w:tc>
          <w:tcPr>
            <w:tcW w:w="2425" w:type="dxa"/>
            <w:gridSpan w:val="2"/>
            <w:vAlign w:val="center"/>
          </w:tcPr>
          <w:p w14:paraId="3D83B1B9" w14:textId="57C8C1EA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畢業年份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>:</w:t>
            </w:r>
          </w:p>
        </w:tc>
        <w:tc>
          <w:tcPr>
            <w:tcW w:w="1969" w:type="dxa"/>
            <w:vAlign w:val="center"/>
          </w:tcPr>
          <w:p w14:paraId="0045EB70" w14:textId="67D3A7C2" w:rsidR="00F3791C" w:rsidRPr="000D624C" w:rsidRDefault="00C37430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eastAsia="標楷體" w:hint="eastAsia"/>
                <w:szCs w:val="24"/>
              </w:rPr>
              <w:t>□</w:t>
            </w:r>
            <w:r w:rsidR="00F3791C" w:rsidRPr="005E52B9">
              <w:rPr>
                <w:rFonts w:ascii="微軟正黑體" w:eastAsia="微軟正黑體" w:hAnsi="微軟正黑體" w:cs="微軟正黑體" w:hint="eastAsia"/>
                <w:szCs w:val="24"/>
              </w:rPr>
              <w:t>畢業</w:t>
            </w:r>
            <w:r w:rsidR="00F3791C" w:rsidRPr="000D624C">
              <w:rPr>
                <w:rFonts w:ascii="微軟正黑體" w:eastAsia="微軟正黑體" w:hAnsi="微軟正黑體" w:cs="微軟正黑體"/>
                <w:szCs w:val="24"/>
              </w:rPr>
              <w:t xml:space="preserve">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cs="微軟正黑體" w:hint="eastAsia"/>
                <w:szCs w:val="24"/>
              </w:rPr>
              <w:t>肄業</w:t>
            </w:r>
          </w:p>
        </w:tc>
      </w:tr>
      <w:tr w:rsidR="00F3791C" w:rsidRPr="000D624C" w14:paraId="1DC7A906" w14:textId="77777777" w:rsidTr="00BE790B">
        <w:trPr>
          <w:trHeight w:val="454"/>
          <w:jc w:val="center"/>
        </w:trPr>
        <w:tc>
          <w:tcPr>
            <w:tcW w:w="10632" w:type="dxa"/>
            <w:gridSpan w:val="13"/>
            <w:vAlign w:val="center"/>
          </w:tcPr>
          <w:p w14:paraId="01DD31AF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eastAsia="標楷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●次高學歷</w:t>
            </w:r>
          </w:p>
        </w:tc>
      </w:tr>
      <w:tr w:rsidR="00F3791C" w:rsidRPr="000D624C" w14:paraId="2CA384D1" w14:textId="77777777" w:rsidTr="005C1DB9">
        <w:trPr>
          <w:trHeight w:val="454"/>
          <w:jc w:val="center"/>
        </w:trPr>
        <w:tc>
          <w:tcPr>
            <w:tcW w:w="3722" w:type="dxa"/>
            <w:gridSpan w:val="5"/>
            <w:vAlign w:val="center"/>
          </w:tcPr>
          <w:p w14:paraId="0FAC1BCA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/>
                <w:szCs w:val="24"/>
              </w:rPr>
              <w:t xml:space="preserve">    學校名稱:</w:t>
            </w:r>
          </w:p>
        </w:tc>
        <w:tc>
          <w:tcPr>
            <w:tcW w:w="2516" w:type="dxa"/>
            <w:gridSpan w:val="5"/>
            <w:vAlign w:val="center"/>
          </w:tcPr>
          <w:p w14:paraId="58B2D169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科系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>:</w:t>
            </w:r>
          </w:p>
        </w:tc>
        <w:tc>
          <w:tcPr>
            <w:tcW w:w="2425" w:type="dxa"/>
            <w:gridSpan w:val="2"/>
            <w:vAlign w:val="center"/>
          </w:tcPr>
          <w:p w14:paraId="5F18941A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畢業年份</w:t>
            </w:r>
            <w:r w:rsidRPr="000D624C">
              <w:rPr>
                <w:rFonts w:ascii="微軟正黑體" w:eastAsia="微軟正黑體" w:hAnsi="微軟正黑體" w:cs="微軟正黑體"/>
                <w:szCs w:val="24"/>
              </w:rPr>
              <w:t>:</w:t>
            </w:r>
          </w:p>
        </w:tc>
        <w:tc>
          <w:tcPr>
            <w:tcW w:w="1969" w:type="dxa"/>
            <w:vAlign w:val="center"/>
          </w:tcPr>
          <w:p w14:paraId="4CF6A1A1" w14:textId="7041BA48" w:rsidR="00F3791C" w:rsidRPr="000D624C" w:rsidRDefault="00C37430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 w:cs="微軟正黑體"/>
                <w:szCs w:val="24"/>
              </w:rPr>
            </w:pPr>
            <w:r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cs="微軟正黑體" w:hint="eastAsia"/>
                <w:szCs w:val="24"/>
              </w:rPr>
              <w:t>畢業</w:t>
            </w:r>
            <w:r w:rsidR="00F3791C" w:rsidRPr="000D624C">
              <w:rPr>
                <w:rFonts w:ascii="微軟正黑體" w:eastAsia="微軟正黑體" w:hAnsi="微軟正黑體" w:cs="微軟正黑體"/>
                <w:szCs w:val="24"/>
              </w:rPr>
              <w:t xml:space="preserve">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cs="微軟正黑體" w:hint="eastAsia"/>
                <w:szCs w:val="24"/>
              </w:rPr>
              <w:t>肄業</w:t>
            </w:r>
          </w:p>
        </w:tc>
      </w:tr>
      <w:tr w:rsidR="00F3791C" w:rsidRPr="000D624C" w14:paraId="4674B625" w14:textId="77777777" w:rsidTr="005C1DB9">
        <w:trPr>
          <w:trHeight w:val="454"/>
          <w:jc w:val="center"/>
        </w:trPr>
        <w:tc>
          <w:tcPr>
            <w:tcW w:w="10632" w:type="dxa"/>
            <w:gridSpan w:val="13"/>
            <w:vAlign w:val="center"/>
          </w:tcPr>
          <w:p w14:paraId="182B0BE9" w14:textId="77777777" w:rsidR="00F3791C" w:rsidRPr="000D624C" w:rsidRDefault="00F3791C" w:rsidP="00BE790B">
            <w:pPr>
              <w:pStyle w:val="11"/>
              <w:widowControl w:val="0"/>
              <w:numPr>
                <w:ilvl w:val="0"/>
                <w:numId w:val="10"/>
              </w:numPr>
              <w:spacing w:line="240" w:lineRule="auto"/>
              <w:ind w:left="284" w:hanging="284"/>
              <w:rPr>
                <w:rFonts w:ascii="微軟正黑體" w:eastAsia="微軟正黑體" w:hAnsi="微軟正黑體"/>
                <w:szCs w:val="24"/>
              </w:rPr>
            </w:pPr>
            <w:r w:rsidRPr="000D624C">
              <w:rPr>
                <w:rFonts w:ascii="微軟正黑體" w:eastAsia="微軟正黑體" w:hAnsi="微軟正黑體" w:hint="eastAsia"/>
                <w:szCs w:val="24"/>
              </w:rPr>
              <w:t>語言能力</w:t>
            </w:r>
            <w:r w:rsidRPr="000D624C">
              <w:rPr>
                <w:rFonts w:ascii="微軟正黑體" w:eastAsia="微軟正黑體" w:hAnsi="微軟正黑體"/>
                <w:szCs w:val="24"/>
              </w:rPr>
              <w:t xml:space="preserve">:  </w:t>
            </w:r>
          </w:p>
        </w:tc>
      </w:tr>
      <w:tr w:rsidR="00F3791C" w:rsidRPr="000D624C" w14:paraId="1989DEAC" w14:textId="77777777" w:rsidTr="005C1DB9">
        <w:trPr>
          <w:trHeight w:val="454"/>
          <w:jc w:val="center"/>
        </w:trPr>
        <w:tc>
          <w:tcPr>
            <w:tcW w:w="426" w:type="dxa"/>
            <w:vMerge w:val="restart"/>
            <w:vAlign w:val="center"/>
          </w:tcPr>
          <w:p w14:paraId="067C94BE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ind w:left="284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7462F4B1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F3791C">
              <w:rPr>
                <w:rFonts w:ascii="微軟正黑體" w:eastAsia="微軟正黑體" w:hAnsi="微軟正黑體" w:hint="eastAsia"/>
                <w:szCs w:val="24"/>
                <w:fitText w:val="440" w:id="-1211471872"/>
              </w:rPr>
              <w:t>英文</w:t>
            </w:r>
          </w:p>
        </w:tc>
        <w:tc>
          <w:tcPr>
            <w:tcW w:w="567" w:type="dxa"/>
            <w:vAlign w:val="center"/>
          </w:tcPr>
          <w:p w14:paraId="135228EF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0D624C">
              <w:rPr>
                <w:rFonts w:ascii="微軟正黑體" w:eastAsia="微軟正黑體" w:hAnsi="微軟正黑體" w:hint="eastAsia"/>
                <w:szCs w:val="24"/>
              </w:rPr>
              <w:t>聽</w:t>
            </w:r>
          </w:p>
        </w:tc>
        <w:tc>
          <w:tcPr>
            <w:tcW w:w="2977" w:type="dxa"/>
            <w:gridSpan w:val="3"/>
            <w:vAlign w:val="center"/>
          </w:tcPr>
          <w:p w14:paraId="51F90B66" w14:textId="5918AF7F" w:rsidR="00F3791C" w:rsidRPr="000D624C" w:rsidRDefault="00C37430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優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一般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可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差</w:t>
            </w:r>
          </w:p>
        </w:tc>
        <w:tc>
          <w:tcPr>
            <w:tcW w:w="567" w:type="dxa"/>
            <w:gridSpan w:val="2"/>
            <w:vAlign w:val="center"/>
          </w:tcPr>
          <w:p w14:paraId="5A373932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0D624C">
              <w:rPr>
                <w:rFonts w:ascii="微軟正黑體" w:eastAsia="微軟正黑體" w:hAnsi="微軟正黑體" w:hint="eastAsia"/>
                <w:szCs w:val="24"/>
              </w:rPr>
              <w:t>讀</w:t>
            </w:r>
          </w:p>
        </w:tc>
        <w:tc>
          <w:tcPr>
            <w:tcW w:w="5245" w:type="dxa"/>
            <w:gridSpan w:val="5"/>
            <w:vAlign w:val="center"/>
          </w:tcPr>
          <w:p w14:paraId="139A17A5" w14:textId="13080120" w:rsidR="00F3791C" w:rsidRPr="000D624C" w:rsidRDefault="00C37430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優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一般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可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差</w:t>
            </w:r>
          </w:p>
        </w:tc>
      </w:tr>
      <w:tr w:rsidR="00F3791C" w:rsidRPr="000D624C" w14:paraId="6838B9A4" w14:textId="77777777" w:rsidTr="005C1DB9">
        <w:trPr>
          <w:trHeight w:val="454"/>
          <w:jc w:val="center"/>
        </w:trPr>
        <w:tc>
          <w:tcPr>
            <w:tcW w:w="426" w:type="dxa"/>
            <w:vMerge/>
            <w:vAlign w:val="center"/>
          </w:tcPr>
          <w:p w14:paraId="59303C22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ind w:left="284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14:paraId="2A7FC16A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ind w:left="284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22BC9EA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0D624C">
              <w:rPr>
                <w:rFonts w:ascii="微軟正黑體" w:eastAsia="微軟正黑體" w:hAnsi="微軟正黑體" w:hint="eastAsia"/>
                <w:szCs w:val="24"/>
              </w:rPr>
              <w:t>說</w:t>
            </w:r>
          </w:p>
        </w:tc>
        <w:tc>
          <w:tcPr>
            <w:tcW w:w="2977" w:type="dxa"/>
            <w:gridSpan w:val="3"/>
            <w:vAlign w:val="center"/>
          </w:tcPr>
          <w:p w14:paraId="64EDD7A5" w14:textId="2CDFF228" w:rsidR="00F3791C" w:rsidRPr="000D624C" w:rsidRDefault="00C37430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0D624C">
              <w:rPr>
                <w:rFonts w:eastAsia="標楷體" w:hint="eastAsia"/>
                <w:szCs w:val="24"/>
              </w:rPr>
              <w:t>□</w:t>
            </w:r>
            <w:r w:rsidR="00F3791C" w:rsidRPr="005E52B9">
              <w:rPr>
                <w:rFonts w:ascii="微軟正黑體" w:eastAsia="微軟正黑體" w:hAnsi="微軟正黑體" w:hint="eastAsia"/>
                <w:szCs w:val="24"/>
              </w:rPr>
              <w:t>優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一般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可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差</w:t>
            </w:r>
          </w:p>
        </w:tc>
        <w:tc>
          <w:tcPr>
            <w:tcW w:w="567" w:type="dxa"/>
            <w:gridSpan w:val="2"/>
            <w:vAlign w:val="center"/>
          </w:tcPr>
          <w:p w14:paraId="1376B348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0D624C">
              <w:rPr>
                <w:rFonts w:ascii="微軟正黑體" w:eastAsia="微軟正黑體" w:hAnsi="微軟正黑體" w:hint="eastAsia"/>
                <w:szCs w:val="24"/>
              </w:rPr>
              <w:t>寫</w:t>
            </w:r>
          </w:p>
        </w:tc>
        <w:tc>
          <w:tcPr>
            <w:tcW w:w="5245" w:type="dxa"/>
            <w:gridSpan w:val="5"/>
            <w:vAlign w:val="center"/>
          </w:tcPr>
          <w:p w14:paraId="4BC88F92" w14:textId="14366032" w:rsidR="00F3791C" w:rsidRPr="000D624C" w:rsidRDefault="00C37430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優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一般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可</w:t>
            </w:r>
            <w:r w:rsidR="00F3791C" w:rsidRPr="000D624C">
              <w:rPr>
                <w:rFonts w:ascii="微軟正黑體" w:eastAsia="微軟正黑體" w:hAnsi="微軟正黑體"/>
                <w:szCs w:val="24"/>
              </w:rPr>
              <w:t xml:space="preserve">  </w:t>
            </w:r>
            <w:r w:rsidR="00F3791C" w:rsidRPr="000D624C">
              <w:rPr>
                <w:rFonts w:eastAsia="標楷體" w:hint="eastAsia"/>
                <w:szCs w:val="24"/>
              </w:rPr>
              <w:t>□</w:t>
            </w:r>
            <w:r w:rsidR="00F3791C" w:rsidRPr="000D624C">
              <w:rPr>
                <w:rFonts w:ascii="微軟正黑體" w:eastAsia="微軟正黑體" w:hAnsi="微軟正黑體" w:hint="eastAsia"/>
                <w:szCs w:val="24"/>
              </w:rPr>
              <w:t>差</w:t>
            </w:r>
          </w:p>
        </w:tc>
      </w:tr>
      <w:tr w:rsidR="00F3791C" w:rsidRPr="000D624C" w14:paraId="43C2205E" w14:textId="77777777" w:rsidTr="009607FF">
        <w:trPr>
          <w:trHeight w:val="454"/>
          <w:jc w:val="center"/>
        </w:trPr>
        <w:tc>
          <w:tcPr>
            <w:tcW w:w="10632" w:type="dxa"/>
            <w:gridSpan w:val="13"/>
            <w:vAlign w:val="center"/>
          </w:tcPr>
          <w:p w14:paraId="6336AE1B" w14:textId="00825B0E" w:rsidR="00F3791C" w:rsidRPr="000D624C" w:rsidRDefault="009607FF" w:rsidP="009607FF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4"/>
              </w:rPr>
            </w:pPr>
            <w:r w:rsidRPr="000D624C">
              <w:rPr>
                <w:rFonts w:ascii="微軟正黑體" w:eastAsia="微軟正黑體" w:hAnsi="微軟正黑體" w:cs="微軟正黑體" w:hint="eastAsia"/>
                <w:szCs w:val="24"/>
              </w:rPr>
              <w:t>●</w:t>
            </w:r>
            <w:r w:rsidR="00BA2621">
              <w:rPr>
                <w:rFonts w:ascii="微軟正黑體" w:eastAsia="微軟正黑體" w:hAnsi="微軟正黑體" w:cs="微軟正黑體" w:hint="eastAsia"/>
                <w:szCs w:val="24"/>
              </w:rPr>
              <w:t xml:space="preserve"> </w:t>
            </w:r>
            <w:r w:rsidR="00F3791C">
              <w:rPr>
                <w:rFonts w:ascii="微軟正黑體" w:eastAsia="微軟正黑體" w:hAnsi="微軟正黑體" w:hint="eastAsia"/>
                <w:szCs w:val="24"/>
              </w:rPr>
              <w:t>請列舉你的優點：</w:t>
            </w:r>
          </w:p>
        </w:tc>
      </w:tr>
      <w:tr w:rsidR="00F3791C" w:rsidRPr="000D624C" w14:paraId="6F97E52F" w14:textId="77777777" w:rsidTr="009607FF">
        <w:trPr>
          <w:trHeight w:val="454"/>
          <w:jc w:val="center"/>
        </w:trPr>
        <w:tc>
          <w:tcPr>
            <w:tcW w:w="426" w:type="dxa"/>
            <w:vAlign w:val="center"/>
          </w:tcPr>
          <w:p w14:paraId="096098D5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2719" w:type="dxa"/>
            <w:gridSpan w:val="3"/>
            <w:vAlign w:val="center"/>
          </w:tcPr>
          <w:p w14:paraId="59D3DF52" w14:textId="1286F00E" w:rsidR="00F3791C" w:rsidRPr="00FD12B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2435" w:type="dxa"/>
            <w:gridSpan w:val="5"/>
            <w:vAlign w:val="center"/>
          </w:tcPr>
          <w:p w14:paraId="302B329E" w14:textId="351FE93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2435" w:type="dxa"/>
            <w:gridSpan w:val="2"/>
            <w:vAlign w:val="center"/>
          </w:tcPr>
          <w:p w14:paraId="0441AB79" w14:textId="5E9C1E95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2617" w:type="dxa"/>
            <w:gridSpan w:val="2"/>
            <w:vAlign w:val="center"/>
          </w:tcPr>
          <w:p w14:paraId="665BECCA" w14:textId="5DB407CD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2"/>
              </w:rPr>
            </w:pPr>
          </w:p>
        </w:tc>
      </w:tr>
      <w:tr w:rsidR="00F3791C" w:rsidRPr="000D624C" w14:paraId="0804C52A" w14:textId="77777777" w:rsidTr="00BE790B">
        <w:trPr>
          <w:trHeight w:val="454"/>
          <w:jc w:val="center"/>
        </w:trPr>
        <w:tc>
          <w:tcPr>
            <w:tcW w:w="10632" w:type="dxa"/>
            <w:gridSpan w:val="13"/>
            <w:vAlign w:val="center"/>
          </w:tcPr>
          <w:p w14:paraId="31403A2E" w14:textId="77777777" w:rsidR="00F3791C" w:rsidRPr="000D624C" w:rsidRDefault="00F3791C" w:rsidP="00BE790B">
            <w:pPr>
              <w:pStyle w:val="11"/>
              <w:widowControl w:val="0"/>
              <w:numPr>
                <w:ilvl w:val="0"/>
                <w:numId w:val="10"/>
              </w:numPr>
              <w:spacing w:line="240" w:lineRule="auto"/>
              <w:ind w:left="284" w:hanging="284"/>
              <w:rPr>
                <w:rFonts w:ascii="微軟正黑體" w:eastAsia="微軟正黑體" w:hAnsi="微軟正黑體"/>
                <w:szCs w:val="22"/>
              </w:rPr>
            </w:pPr>
            <w:r>
              <w:rPr>
                <w:rFonts w:ascii="微軟正黑體" w:eastAsia="微軟正黑體" w:hAnsi="微軟正黑體" w:hint="eastAsia"/>
                <w:szCs w:val="22"/>
              </w:rPr>
              <w:t>請列舉你的缺點</w:t>
            </w:r>
            <w:r>
              <w:rPr>
                <w:rFonts w:ascii="微軟正黑體" w:eastAsia="微軟正黑體" w:hAnsi="微軟正黑體" w:hint="eastAsia"/>
                <w:szCs w:val="24"/>
              </w:rPr>
              <w:t>：</w:t>
            </w:r>
          </w:p>
        </w:tc>
      </w:tr>
      <w:tr w:rsidR="00F3791C" w:rsidRPr="000D624C" w14:paraId="7EACDE89" w14:textId="77777777" w:rsidTr="00BE790B">
        <w:trPr>
          <w:trHeight w:val="454"/>
          <w:jc w:val="center"/>
        </w:trPr>
        <w:tc>
          <w:tcPr>
            <w:tcW w:w="426" w:type="dxa"/>
            <w:vAlign w:val="center"/>
          </w:tcPr>
          <w:p w14:paraId="3A0C968D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2719" w:type="dxa"/>
            <w:gridSpan w:val="3"/>
            <w:vAlign w:val="center"/>
          </w:tcPr>
          <w:p w14:paraId="0FF88534" w14:textId="57E8A175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2435" w:type="dxa"/>
            <w:gridSpan w:val="5"/>
            <w:vAlign w:val="center"/>
          </w:tcPr>
          <w:p w14:paraId="4C1AD788" w14:textId="3FEBE623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2435" w:type="dxa"/>
            <w:gridSpan w:val="2"/>
            <w:vAlign w:val="center"/>
          </w:tcPr>
          <w:p w14:paraId="3CCB6CB9" w14:textId="6B97F702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2"/>
              </w:rPr>
            </w:pPr>
          </w:p>
        </w:tc>
        <w:tc>
          <w:tcPr>
            <w:tcW w:w="2617" w:type="dxa"/>
            <w:gridSpan w:val="2"/>
            <w:vAlign w:val="center"/>
          </w:tcPr>
          <w:p w14:paraId="6316D9C2" w14:textId="77777777" w:rsidR="00F3791C" w:rsidRPr="000D624C" w:rsidRDefault="00F3791C" w:rsidP="00BE790B">
            <w:pPr>
              <w:pStyle w:val="11"/>
              <w:widowControl w:val="0"/>
              <w:spacing w:line="240" w:lineRule="auto"/>
              <w:rPr>
                <w:rFonts w:ascii="微軟正黑體" w:eastAsia="微軟正黑體" w:hAnsi="微軟正黑體"/>
                <w:szCs w:val="22"/>
              </w:rPr>
            </w:pPr>
          </w:p>
        </w:tc>
      </w:tr>
    </w:tbl>
    <w:p w14:paraId="392AD24A" w14:textId="77777777" w:rsidR="00E6387A" w:rsidRPr="00E6387A" w:rsidRDefault="00E6387A" w:rsidP="00E6387A">
      <w:pPr>
        <w:pStyle w:val="11"/>
        <w:widowControl w:val="0"/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微軟正黑體" w:hint="eastAsia"/>
          <w:b/>
          <w:sz w:val="24"/>
        </w:rPr>
        <w:t>技能</w:t>
      </w:r>
      <w:r w:rsidRPr="007C7138">
        <w:rPr>
          <w:rFonts w:ascii="微軟正黑體" w:eastAsia="微軟正黑體" w:hAnsi="微軟正黑體" w:cs="微軟正黑體"/>
          <w:b/>
          <w:sz w:val="24"/>
        </w:rPr>
        <w:t xml:space="preserve"> - S</w:t>
      </w:r>
      <w:r>
        <w:rPr>
          <w:rFonts w:ascii="微軟正黑體" w:eastAsia="微軟正黑體" w:hAnsi="微軟正黑體" w:cs="微軟正黑體" w:hint="eastAsia"/>
          <w:b/>
          <w:sz w:val="24"/>
        </w:rPr>
        <w:t>kill</w:t>
      </w:r>
    </w:p>
    <w:tbl>
      <w:tblPr>
        <w:tblW w:w="10860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2977"/>
        <w:gridCol w:w="709"/>
        <w:gridCol w:w="1588"/>
        <w:gridCol w:w="3034"/>
        <w:gridCol w:w="709"/>
      </w:tblGrid>
      <w:tr w:rsidR="00195359" w:rsidRPr="000D624C" w14:paraId="0648E97A" w14:textId="77777777" w:rsidTr="00467EF7">
        <w:trPr>
          <w:trHeight w:val="473"/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3AD244FD" w14:textId="77777777" w:rsidR="00D26860" w:rsidRPr="007C7138" w:rsidRDefault="00D26860" w:rsidP="003635AD">
            <w:pPr>
              <w:pStyle w:val="11"/>
              <w:widowControl w:val="0"/>
              <w:spacing w:line="240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  <w:r w:rsidRPr="007C7138">
              <w:rPr>
                <w:rFonts w:ascii="微軟正黑體" w:eastAsia="微軟正黑體" w:hAnsi="微軟正黑體" w:cs="微軟正黑體"/>
                <w:b/>
                <w:szCs w:val="22"/>
              </w:rPr>
              <w:t>項目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2FAD6B2A" w14:textId="77777777" w:rsidR="00D26860" w:rsidRPr="007C7138" w:rsidRDefault="00D26860" w:rsidP="004E390A">
            <w:pPr>
              <w:pStyle w:val="11"/>
              <w:widowControl w:val="0"/>
              <w:spacing w:line="240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  <w:r w:rsidRPr="007C7138">
              <w:rPr>
                <w:rFonts w:ascii="微軟正黑體" w:eastAsia="微軟正黑體" w:hAnsi="微軟正黑體" w:cs="微軟正黑體"/>
                <w:b/>
                <w:szCs w:val="22"/>
              </w:rPr>
              <w:t>經驗</w:t>
            </w:r>
            <w:r w:rsidRPr="007C7138">
              <w:rPr>
                <w:rFonts w:ascii="微軟正黑體" w:eastAsia="微軟正黑體" w:hAnsi="微軟正黑體" w:cs="微軟正黑體" w:hint="eastAsia"/>
                <w:b/>
                <w:szCs w:val="22"/>
              </w:rPr>
              <w:t>程度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2AF4E826" w14:textId="77777777" w:rsidR="00D26860" w:rsidRPr="007C7138" w:rsidRDefault="00D26860" w:rsidP="003635AD">
            <w:pPr>
              <w:pStyle w:val="11"/>
              <w:widowControl w:val="0"/>
              <w:spacing w:line="240" w:lineRule="auto"/>
              <w:jc w:val="center"/>
              <w:rPr>
                <w:rFonts w:ascii="微軟正黑體" w:eastAsia="微軟正黑體" w:hAnsi="微軟正黑體" w:cs="微軟正黑體"/>
                <w:b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szCs w:val="22"/>
              </w:rPr>
              <w:t>年資</w:t>
            </w: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107AD4FF" w14:textId="77777777" w:rsidR="00D26860" w:rsidRPr="007C7138" w:rsidRDefault="00D26860" w:rsidP="003635AD">
            <w:pPr>
              <w:pStyle w:val="11"/>
              <w:widowControl w:val="0"/>
              <w:spacing w:line="240" w:lineRule="auto"/>
              <w:jc w:val="center"/>
              <w:rPr>
                <w:rFonts w:ascii="微軟正黑體" w:eastAsia="微軟正黑體" w:hAnsi="微軟正黑體"/>
                <w:szCs w:val="22"/>
              </w:rPr>
            </w:pPr>
            <w:r w:rsidRPr="007C7138">
              <w:rPr>
                <w:rFonts w:ascii="微軟正黑體" w:eastAsia="微軟正黑體" w:hAnsi="微軟正黑體" w:cs="微軟正黑體"/>
                <w:b/>
                <w:szCs w:val="22"/>
              </w:rPr>
              <w:t>項目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5349F049" w14:textId="77777777" w:rsidR="00D26860" w:rsidRPr="007C7138" w:rsidRDefault="00D26860" w:rsidP="003635AD">
            <w:pPr>
              <w:pStyle w:val="11"/>
              <w:widowControl w:val="0"/>
              <w:spacing w:line="240" w:lineRule="auto"/>
              <w:jc w:val="center"/>
              <w:rPr>
                <w:rFonts w:ascii="微軟正黑體" w:eastAsia="微軟正黑體" w:hAnsi="微軟正黑體" w:cs="微軟正黑體"/>
                <w:b/>
                <w:szCs w:val="22"/>
              </w:rPr>
            </w:pPr>
            <w:r w:rsidRPr="007C7138">
              <w:rPr>
                <w:rFonts w:ascii="微軟正黑體" w:eastAsia="微軟正黑體" w:hAnsi="微軟正黑體" w:cs="微軟正黑體"/>
                <w:b/>
                <w:szCs w:val="22"/>
              </w:rPr>
              <w:t>經驗</w:t>
            </w:r>
            <w:r w:rsidRPr="007C7138">
              <w:rPr>
                <w:rFonts w:ascii="微軟正黑體" w:eastAsia="微軟正黑體" w:hAnsi="微軟正黑體" w:cs="微軟正黑體" w:hint="eastAsia"/>
                <w:b/>
                <w:szCs w:val="22"/>
              </w:rPr>
              <w:t>程度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5693FC75" w14:textId="77777777" w:rsidR="00D26860" w:rsidRPr="007C7138" w:rsidRDefault="00D26860" w:rsidP="003635AD">
            <w:pPr>
              <w:pStyle w:val="11"/>
              <w:widowControl w:val="0"/>
              <w:spacing w:line="240" w:lineRule="auto"/>
              <w:jc w:val="center"/>
              <w:rPr>
                <w:rFonts w:ascii="微軟正黑體" w:eastAsia="微軟正黑體" w:hAnsi="微軟正黑體" w:cs="微軟正黑體"/>
                <w:b/>
                <w:szCs w:val="22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szCs w:val="22"/>
              </w:rPr>
              <w:t>年資</w:t>
            </w:r>
          </w:p>
        </w:tc>
      </w:tr>
      <w:tr w:rsidR="00D16135" w:rsidRPr="000D624C" w14:paraId="147DFAA0" w14:textId="77777777" w:rsidTr="00467EF7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631A00C" w14:textId="77777777" w:rsidR="00D16135" w:rsidRPr="007C7138" w:rsidRDefault="00D16135" w:rsidP="00D16135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>AS/400 COBOL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8D5C514" w14:textId="77777777" w:rsidR="00D16135" w:rsidRPr="007C7138" w:rsidRDefault="00D16135" w:rsidP="00D16135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BF64624" w14:textId="77777777" w:rsidR="00D16135" w:rsidRPr="00D26860" w:rsidRDefault="00D16135" w:rsidP="00F95F9F">
            <w:pPr>
              <w:pStyle w:val="11"/>
              <w:widowControl w:val="0"/>
              <w:spacing w:line="240" w:lineRule="auto"/>
              <w:jc w:val="center"/>
              <w:rPr>
                <w:rFonts w:ascii="微軟正黑體" w:eastAsia="微軟正黑體" w:hAnsi="微軟正黑體" w:cs="微軟正黑體"/>
                <w:b/>
                <w:szCs w:val="22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1ED9D8F" w14:textId="77777777" w:rsidR="00D16135" w:rsidRPr="007C7138" w:rsidRDefault="00D16135" w:rsidP="00D16135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>C#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3C23F8E" w14:textId="77777777" w:rsidR="00D16135" w:rsidRPr="007C7138" w:rsidRDefault="00D16135" w:rsidP="00D16135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 w:rsidR="009A3AAB"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0D04CD" w14:textId="77777777" w:rsidR="00D16135" w:rsidRPr="00AB4FA5" w:rsidRDefault="00D16135" w:rsidP="00D16135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D16135" w:rsidRPr="000D624C" w14:paraId="26B1C1B5" w14:textId="77777777" w:rsidTr="00467EF7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00490E9" w14:textId="77777777" w:rsidR="00D16135" w:rsidRPr="007C7138" w:rsidRDefault="00D16135" w:rsidP="00D16135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 xml:space="preserve">AS/400 RPG  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A380ABF" w14:textId="77777777" w:rsidR="00D16135" w:rsidRPr="007C7138" w:rsidRDefault="00D16135" w:rsidP="00953D66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="00AB4FA5"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00FB88" w14:textId="77777777" w:rsidR="00D16135" w:rsidRPr="007C7138" w:rsidRDefault="00D16135" w:rsidP="00F95F9F">
            <w:pPr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7BE6872" w14:textId="56987F9D" w:rsidR="00D16135" w:rsidRPr="007C7138" w:rsidRDefault="00617152" w:rsidP="00D16135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proofErr w:type="gramStart"/>
            <w:r w:rsidRPr="007C7138">
              <w:rPr>
                <w:rFonts w:ascii="微軟正黑體" w:eastAsia="微軟正黑體" w:hAnsi="微軟正黑體" w:hint="eastAsia"/>
              </w:rPr>
              <w:t>C  /</w:t>
            </w:r>
            <w:proofErr w:type="gramEnd"/>
            <w:r w:rsidRPr="007C7138">
              <w:rPr>
                <w:rFonts w:ascii="微軟正黑體" w:eastAsia="微軟正黑體" w:hAnsi="微軟正黑體" w:hint="eastAsia"/>
              </w:rPr>
              <w:t xml:space="preserve">  C++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EB9C7A9" w14:textId="77777777" w:rsidR="00D16135" w:rsidRPr="007C7138" w:rsidRDefault="00D16135" w:rsidP="00D16135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82D8E1E" w14:textId="77777777" w:rsidR="00D16135" w:rsidRPr="007C7138" w:rsidRDefault="00D16135" w:rsidP="00D16135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D16135" w:rsidRPr="000D624C" w14:paraId="3143D24A" w14:textId="77777777" w:rsidTr="00467EF7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C61080F" w14:textId="77777777" w:rsidR="00D16135" w:rsidRPr="007C7138" w:rsidRDefault="00D16135" w:rsidP="00D16135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>ILE RPG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17EEFFC" w14:textId="77777777" w:rsidR="00D16135" w:rsidRPr="007C7138" w:rsidRDefault="00D16135" w:rsidP="00953D66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 w:rsidR="009A3AAB"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DC9436D" w14:textId="77777777" w:rsidR="00D16135" w:rsidRPr="007C7138" w:rsidRDefault="00D16135" w:rsidP="00F95F9F">
            <w:pPr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D2CA53C" w14:textId="77777777" w:rsidR="00D16135" w:rsidRPr="007C7138" w:rsidRDefault="00D16135" w:rsidP="00D16135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>Oracle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4CBBEBF" w14:textId="77777777" w:rsidR="00D16135" w:rsidRPr="007C7138" w:rsidRDefault="00D16135" w:rsidP="00D16135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6177F5" w14:textId="77777777" w:rsidR="00D16135" w:rsidRPr="007C7138" w:rsidRDefault="00D16135" w:rsidP="00D16135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9A3AAB" w:rsidRPr="000D624C" w14:paraId="15B684D2" w14:textId="77777777" w:rsidTr="006B78F8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1E72406" w14:textId="77777777" w:rsidR="009A3AAB" w:rsidRPr="007C7138" w:rsidRDefault="009A3AAB" w:rsidP="009A3AAB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 xml:space="preserve">CICS / COBOL 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B5DA410" w14:textId="77777777" w:rsidR="009A3AAB" w:rsidRPr="007C7138" w:rsidRDefault="009A3AAB" w:rsidP="009A3AAB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26BE843" w14:textId="77777777" w:rsidR="009A3AAB" w:rsidRPr="007C7138" w:rsidRDefault="009A3AAB" w:rsidP="00F95F9F">
            <w:pPr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0B9FBEE" w14:textId="77777777" w:rsidR="009A3AAB" w:rsidRPr="007C7138" w:rsidRDefault="009A3AAB" w:rsidP="009A3AAB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>MS SQL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A0285AB" w14:textId="77777777" w:rsidR="009A3AAB" w:rsidRDefault="009A3AAB" w:rsidP="009A3AAB">
            <w:r w:rsidRPr="002A6968">
              <w:rPr>
                <w:rFonts w:eastAsia="標楷體" w:hint="eastAsia"/>
                <w:szCs w:val="24"/>
              </w:rPr>
              <w:t>□</w:t>
            </w:r>
            <w:r w:rsidRPr="002A6968">
              <w:rPr>
                <w:rFonts w:ascii="微軟正黑體" w:eastAsia="微軟正黑體" w:hAnsi="微軟正黑體" w:hint="eastAsia"/>
              </w:rPr>
              <w:t xml:space="preserve">略懂 </w:t>
            </w:r>
            <w:r w:rsidRPr="002A6968">
              <w:rPr>
                <w:rFonts w:eastAsia="標楷體" w:hint="eastAsia"/>
                <w:szCs w:val="24"/>
              </w:rPr>
              <w:t>□</w:t>
            </w:r>
            <w:r w:rsidRPr="002A6968">
              <w:rPr>
                <w:rFonts w:ascii="微軟正黑體" w:eastAsia="微軟正黑體" w:hAnsi="微軟正黑體" w:hint="eastAsia"/>
              </w:rPr>
              <w:t>普通</w:t>
            </w:r>
            <w:r w:rsidRPr="002A6968">
              <w:rPr>
                <w:rFonts w:eastAsia="標楷體" w:hint="eastAsia"/>
                <w:szCs w:val="24"/>
              </w:rPr>
              <w:t>□</w:t>
            </w:r>
            <w:r w:rsidRPr="002A6968">
              <w:rPr>
                <w:rFonts w:ascii="微軟正黑體" w:eastAsia="微軟正黑體" w:hAnsi="微軟正黑體" w:hint="eastAsia"/>
              </w:rPr>
              <w:t xml:space="preserve">熟悉 </w:t>
            </w:r>
            <w:r w:rsidRPr="002A6968">
              <w:rPr>
                <w:rFonts w:eastAsia="標楷體" w:hint="eastAsia"/>
                <w:szCs w:val="24"/>
              </w:rPr>
              <w:t>□</w:t>
            </w:r>
            <w:r w:rsidRPr="002A6968"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CEE867" w14:textId="77777777" w:rsidR="009A3AAB" w:rsidRPr="00AB4FA5" w:rsidRDefault="009A3AAB" w:rsidP="009A3AAB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9A3AAB" w:rsidRPr="000D624C" w14:paraId="7F935495" w14:textId="77777777" w:rsidTr="006B78F8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612381F" w14:textId="77777777" w:rsidR="009A3AAB" w:rsidRPr="007C7138" w:rsidRDefault="009A3AAB" w:rsidP="009A3AAB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>JAVA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3FFA9D8" w14:textId="77777777" w:rsidR="009A3AAB" w:rsidRPr="007C7138" w:rsidRDefault="009A3AAB" w:rsidP="009A3AAB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223A03C" w14:textId="77777777" w:rsidR="009A3AAB" w:rsidRPr="007C7138" w:rsidRDefault="009A3AAB" w:rsidP="00F95F9F">
            <w:pPr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BC6CC53" w14:textId="27AA92F0" w:rsidR="009A3AAB" w:rsidRPr="007C7138" w:rsidRDefault="00BF211E" w:rsidP="009A3AAB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PL SQL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49984A4" w14:textId="77777777" w:rsidR="009A3AAB" w:rsidRDefault="009A3AAB" w:rsidP="009A3AAB">
            <w:r w:rsidRPr="002A6968">
              <w:rPr>
                <w:rFonts w:eastAsia="標楷體" w:hint="eastAsia"/>
                <w:szCs w:val="24"/>
              </w:rPr>
              <w:t>□</w:t>
            </w:r>
            <w:r w:rsidRPr="002A6968">
              <w:rPr>
                <w:rFonts w:ascii="微軟正黑體" w:eastAsia="微軟正黑體" w:hAnsi="微軟正黑體" w:hint="eastAsia"/>
              </w:rPr>
              <w:t xml:space="preserve">略懂 </w:t>
            </w:r>
            <w:r w:rsidRPr="002A6968">
              <w:rPr>
                <w:rFonts w:eastAsia="標楷體" w:hint="eastAsia"/>
                <w:szCs w:val="24"/>
              </w:rPr>
              <w:t>□</w:t>
            </w:r>
            <w:r w:rsidRPr="002A6968">
              <w:rPr>
                <w:rFonts w:ascii="微軟正黑體" w:eastAsia="微軟正黑體" w:hAnsi="微軟正黑體" w:hint="eastAsia"/>
              </w:rPr>
              <w:t>普通</w:t>
            </w:r>
            <w:r w:rsidRPr="002A6968">
              <w:rPr>
                <w:rFonts w:eastAsia="標楷體" w:hint="eastAsia"/>
                <w:szCs w:val="24"/>
              </w:rPr>
              <w:t>□</w:t>
            </w:r>
            <w:r w:rsidRPr="002A6968">
              <w:rPr>
                <w:rFonts w:ascii="微軟正黑體" w:eastAsia="微軟正黑體" w:hAnsi="微軟正黑體" w:hint="eastAsia"/>
              </w:rPr>
              <w:t xml:space="preserve">熟悉 </w:t>
            </w:r>
            <w:r w:rsidRPr="002A6968">
              <w:rPr>
                <w:rFonts w:eastAsia="標楷體" w:hint="eastAsia"/>
                <w:szCs w:val="24"/>
              </w:rPr>
              <w:t>□</w:t>
            </w:r>
            <w:r w:rsidRPr="002A6968"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823E0D" w14:textId="77777777" w:rsidR="009A3AAB" w:rsidRPr="00653021" w:rsidRDefault="009A3AAB" w:rsidP="009A3AAB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F211E" w:rsidRPr="000D624C" w14:paraId="528DE31F" w14:textId="77777777" w:rsidTr="00467EF7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220CC7E" w14:textId="2A64926C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>VB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F51DB0F" w14:textId="7777777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24DADC3" w14:textId="77777777" w:rsidR="00BF211E" w:rsidRPr="007C7138" w:rsidRDefault="00BF211E" w:rsidP="00F95F9F">
            <w:pPr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90FC71D" w14:textId="1A71906C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</w:t>
            </w:r>
            <w:r>
              <w:rPr>
                <w:rFonts w:ascii="微軟正黑體" w:eastAsia="微軟正黑體" w:hAnsi="微軟正黑體"/>
              </w:rPr>
              <w:t>OS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D5682FE" w14:textId="7777777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AEC33D8" w14:textId="77777777" w:rsidR="00BF211E" w:rsidRPr="007C7138" w:rsidRDefault="00BF211E" w:rsidP="00BF211E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F211E" w:rsidRPr="000D624C" w14:paraId="51C5F13A" w14:textId="77777777" w:rsidTr="00467EF7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84F0DA1" w14:textId="6F520210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>ASP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BCAAC81" w14:textId="7777777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48DAF5" w14:textId="77777777" w:rsidR="00BF211E" w:rsidRPr="007C7138" w:rsidRDefault="00BF211E" w:rsidP="00F95F9F">
            <w:pPr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B04B9D9" w14:textId="11BE3E6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A</w:t>
            </w:r>
            <w:r w:rsidRPr="00617152">
              <w:rPr>
                <w:rFonts w:ascii="微軟正黑體" w:eastAsia="微軟正黑體" w:hAnsi="微軟正黑體" w:hint="eastAsia"/>
              </w:rPr>
              <w:t xml:space="preserve">ndroid  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F5AB9A9" w14:textId="7777777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6915DBD" w14:textId="77777777" w:rsidR="00BF211E" w:rsidRPr="007C7138" w:rsidRDefault="00BF211E" w:rsidP="00BF211E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F211E" w:rsidRPr="000D624C" w14:paraId="2F753029" w14:textId="77777777" w:rsidTr="00467EF7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1C4288B" w14:textId="38260EEF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>ASP.NET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D543A9B" w14:textId="7777777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3592B8B" w14:textId="77777777" w:rsidR="00BF211E" w:rsidRPr="007C7138" w:rsidRDefault="00BF211E" w:rsidP="00F95F9F">
            <w:pPr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EE84829" w14:textId="4A6CAD9D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V</w:t>
            </w:r>
            <w:r>
              <w:rPr>
                <w:rFonts w:ascii="微軟正黑體" w:eastAsia="微軟正黑體" w:hAnsi="微軟正黑體"/>
              </w:rPr>
              <w:t>ue.js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02556D7" w14:textId="7777777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813905" w14:textId="77777777" w:rsidR="00BF211E" w:rsidRPr="007C7138" w:rsidRDefault="00BF211E" w:rsidP="00BF211E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F211E" w:rsidRPr="000D624C" w14:paraId="57EC6D6E" w14:textId="77777777" w:rsidTr="004A524F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DC56957" w14:textId="2717A8B0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 w:hint="eastAsia"/>
              </w:rPr>
              <w:t>VB.NET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66FD47" w14:textId="77777777" w:rsidR="00BF211E" w:rsidRDefault="00BF211E" w:rsidP="00BF211E">
            <w:r w:rsidRPr="00772FF1">
              <w:rPr>
                <w:rFonts w:eastAsia="標楷體" w:hint="eastAsia"/>
                <w:szCs w:val="24"/>
              </w:rPr>
              <w:t>□</w:t>
            </w:r>
            <w:r w:rsidRPr="00772FF1">
              <w:rPr>
                <w:rFonts w:ascii="微軟正黑體" w:eastAsia="微軟正黑體" w:hAnsi="微軟正黑體" w:hint="eastAsia"/>
              </w:rPr>
              <w:t xml:space="preserve">略懂 </w:t>
            </w:r>
            <w:r w:rsidRPr="00772FF1">
              <w:rPr>
                <w:rFonts w:eastAsia="標楷體" w:hint="eastAsia"/>
                <w:szCs w:val="24"/>
              </w:rPr>
              <w:t>□</w:t>
            </w:r>
            <w:r w:rsidRPr="00772FF1">
              <w:rPr>
                <w:rFonts w:ascii="微軟正黑體" w:eastAsia="微軟正黑體" w:hAnsi="微軟正黑體" w:hint="eastAsia"/>
              </w:rPr>
              <w:t>普通</w:t>
            </w:r>
            <w:r w:rsidRPr="00772FF1">
              <w:rPr>
                <w:rFonts w:eastAsia="標楷體" w:hint="eastAsia"/>
                <w:szCs w:val="24"/>
              </w:rPr>
              <w:t>□</w:t>
            </w:r>
            <w:r w:rsidRPr="00772FF1">
              <w:rPr>
                <w:rFonts w:ascii="微軟正黑體" w:eastAsia="微軟正黑體" w:hAnsi="微軟正黑體" w:hint="eastAsia"/>
              </w:rPr>
              <w:t xml:space="preserve">熟悉 </w:t>
            </w:r>
            <w:r w:rsidRPr="00772FF1">
              <w:rPr>
                <w:rFonts w:eastAsia="標楷體" w:hint="eastAsia"/>
                <w:szCs w:val="24"/>
              </w:rPr>
              <w:t>□</w:t>
            </w:r>
            <w:r w:rsidRPr="00772FF1"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F0F825B" w14:textId="77777777" w:rsidR="00BF211E" w:rsidRPr="00AB4FA5" w:rsidRDefault="00BF211E" w:rsidP="00F95F9F">
            <w:pPr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108B6AC" w14:textId="643B6841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617152">
              <w:rPr>
                <w:rFonts w:ascii="微軟正黑體" w:eastAsia="微軟正黑體" w:hAnsi="微軟正黑體"/>
              </w:rPr>
              <w:t>Angular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654C79D" w14:textId="7777777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7AB7DD" w14:textId="77777777" w:rsidR="00BF211E" w:rsidRPr="007C7138" w:rsidRDefault="00BF211E" w:rsidP="00BF211E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F211E" w:rsidRPr="000D624C" w14:paraId="6F3528DF" w14:textId="77777777" w:rsidTr="004A524F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42EEE21" w14:textId="4CAD9D92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.</w:t>
            </w:r>
            <w:r>
              <w:rPr>
                <w:rFonts w:ascii="微軟正黑體" w:eastAsia="微軟正黑體" w:hAnsi="微軟正黑體"/>
              </w:rPr>
              <w:t>NET MVC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72214F" w14:textId="77777777" w:rsidR="00BF211E" w:rsidRDefault="00BF211E" w:rsidP="00BF211E">
            <w:r w:rsidRPr="00772FF1">
              <w:rPr>
                <w:rFonts w:eastAsia="標楷體" w:hint="eastAsia"/>
                <w:szCs w:val="24"/>
              </w:rPr>
              <w:t>□</w:t>
            </w:r>
            <w:r w:rsidRPr="00772FF1">
              <w:rPr>
                <w:rFonts w:ascii="微軟正黑體" w:eastAsia="微軟正黑體" w:hAnsi="微軟正黑體" w:hint="eastAsia"/>
              </w:rPr>
              <w:t xml:space="preserve">略懂 </w:t>
            </w:r>
            <w:r w:rsidRPr="00772FF1">
              <w:rPr>
                <w:rFonts w:eastAsia="標楷體" w:hint="eastAsia"/>
                <w:szCs w:val="24"/>
              </w:rPr>
              <w:t>□</w:t>
            </w:r>
            <w:r w:rsidRPr="00772FF1">
              <w:rPr>
                <w:rFonts w:ascii="微軟正黑體" w:eastAsia="微軟正黑體" w:hAnsi="微軟正黑體" w:hint="eastAsia"/>
              </w:rPr>
              <w:t>普通</w:t>
            </w:r>
            <w:r w:rsidRPr="00772FF1">
              <w:rPr>
                <w:rFonts w:eastAsia="標楷體" w:hint="eastAsia"/>
                <w:szCs w:val="24"/>
              </w:rPr>
              <w:t>□</w:t>
            </w:r>
            <w:r w:rsidRPr="00772FF1">
              <w:rPr>
                <w:rFonts w:ascii="微軟正黑體" w:eastAsia="微軟正黑體" w:hAnsi="微軟正黑體" w:hint="eastAsia"/>
              </w:rPr>
              <w:t xml:space="preserve">熟悉 </w:t>
            </w:r>
            <w:r w:rsidRPr="00772FF1">
              <w:rPr>
                <w:rFonts w:eastAsia="標楷體" w:hint="eastAsia"/>
                <w:szCs w:val="24"/>
              </w:rPr>
              <w:t>□</w:t>
            </w:r>
            <w:r w:rsidRPr="00772FF1"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74ABD1" w14:textId="77777777" w:rsidR="00BF211E" w:rsidRPr="00AB4FA5" w:rsidRDefault="00BF211E" w:rsidP="00F95F9F">
            <w:pPr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6F03BC8" w14:textId="1D0548CA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567EE9">
              <w:rPr>
                <w:rFonts w:ascii="微軟正黑體" w:eastAsia="微軟正黑體" w:hAnsi="微軟正黑體"/>
              </w:rPr>
              <w:t>React.js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9322CBD" w14:textId="7777777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EB3AA2" w14:textId="77777777" w:rsidR="00BF211E" w:rsidRPr="007C7138" w:rsidRDefault="00BF211E" w:rsidP="00BF211E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F211E" w:rsidRPr="000D624C" w14:paraId="631924CB" w14:textId="77777777" w:rsidTr="00467EF7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656DF2EA" w14:textId="38D7E826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.</w:t>
            </w:r>
            <w:r>
              <w:rPr>
                <w:rFonts w:ascii="微軟正黑體" w:eastAsia="微軟正黑體" w:hAnsi="微軟正黑體"/>
              </w:rPr>
              <w:t>NET Core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60CD73F" w14:textId="7777777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AA565D" w14:textId="77777777" w:rsidR="00BF211E" w:rsidRPr="007C7138" w:rsidRDefault="00BF211E" w:rsidP="00F95F9F">
            <w:pPr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2C01CC2" w14:textId="6EC62CD8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P</w:t>
            </w:r>
            <w:r>
              <w:rPr>
                <w:rFonts w:ascii="微軟正黑體" w:eastAsia="微軟正黑體" w:hAnsi="微軟正黑體" w:hint="eastAsia"/>
              </w:rPr>
              <w:t>H</w:t>
            </w:r>
            <w:r>
              <w:rPr>
                <w:rFonts w:ascii="微軟正黑體" w:eastAsia="微軟正黑體" w:hAnsi="微軟正黑體"/>
              </w:rPr>
              <w:t>P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F1BF267" w14:textId="7777777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2F2E8A" w14:textId="77777777" w:rsidR="00BF211E" w:rsidRPr="007C7138" w:rsidRDefault="00BF211E" w:rsidP="00BF211E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  <w:tr w:rsidR="00BF211E" w:rsidRPr="000D624C" w14:paraId="7EE98A37" w14:textId="77777777" w:rsidTr="00467EF7">
        <w:trPr>
          <w:jc w:val="center"/>
        </w:trPr>
        <w:tc>
          <w:tcPr>
            <w:tcW w:w="18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B7A9B4A" w14:textId="15C23F26" w:rsidR="00BF211E" w:rsidRDefault="002818E2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HTML</w:t>
            </w:r>
          </w:p>
        </w:tc>
        <w:tc>
          <w:tcPr>
            <w:tcW w:w="297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9A42A24" w14:textId="1FF0F4CE" w:rsidR="00BF211E" w:rsidRDefault="00BF211E" w:rsidP="00BF211E">
            <w:pPr>
              <w:snapToGrid w:val="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F19320" w14:textId="77777777" w:rsidR="00BF211E" w:rsidRPr="007C7138" w:rsidRDefault="00BF211E" w:rsidP="00F95F9F">
            <w:pPr>
              <w:snapToGrid w:val="0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5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03A6099F" w14:textId="43B354E7" w:rsidR="00BF211E" w:rsidRPr="007C7138" w:rsidRDefault="00BF211E" w:rsidP="00BF211E">
            <w:pPr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7C7138">
              <w:rPr>
                <w:rFonts w:ascii="微軟正黑體" w:eastAsia="微軟正黑體" w:hAnsi="微軟正黑體"/>
              </w:rPr>
              <w:t>Python</w:t>
            </w:r>
          </w:p>
        </w:tc>
        <w:tc>
          <w:tcPr>
            <w:tcW w:w="303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3CBC7D2" w14:textId="79EC49DD" w:rsidR="00BF211E" w:rsidRDefault="00BF211E" w:rsidP="00BF211E">
            <w:pPr>
              <w:snapToGrid w:val="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 xml:space="preserve">略懂 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普通</w:t>
            </w:r>
            <w:r>
              <w:rPr>
                <w:rFonts w:eastAsia="標楷體" w:hint="eastAsia"/>
                <w:szCs w:val="24"/>
              </w:rPr>
              <w:t>□</w:t>
            </w:r>
            <w:r w:rsidRPr="007C7138">
              <w:rPr>
                <w:rFonts w:ascii="微軟正黑體" w:eastAsia="微軟正黑體" w:hAnsi="微軟正黑體" w:hint="eastAsia"/>
              </w:rPr>
              <w:t>熟悉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eastAsia="標楷體" w:hint="eastAsia"/>
                <w:szCs w:val="24"/>
              </w:rPr>
              <w:t>□</w:t>
            </w:r>
            <w:r>
              <w:rPr>
                <w:rFonts w:ascii="微軟正黑體" w:eastAsia="微軟正黑體" w:hAnsi="微軟正黑體" w:hint="eastAsia"/>
              </w:rPr>
              <w:t>精通</w:t>
            </w:r>
          </w:p>
        </w:tc>
        <w:tc>
          <w:tcPr>
            <w:tcW w:w="70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BD7977" w14:textId="77777777" w:rsidR="00BF211E" w:rsidRPr="007C7138" w:rsidRDefault="00BF211E" w:rsidP="00BF211E">
            <w:pPr>
              <w:snapToGrid w:val="0"/>
              <w:ind w:firstLineChars="50" w:firstLine="110"/>
              <w:jc w:val="both"/>
              <w:rPr>
                <w:rFonts w:ascii="微軟正黑體" w:eastAsia="微軟正黑體" w:hAnsi="微軟正黑體"/>
              </w:rPr>
            </w:pPr>
          </w:p>
        </w:tc>
      </w:tr>
    </w:tbl>
    <w:p w14:paraId="56A57695" w14:textId="77777777" w:rsidR="009B76D2" w:rsidRPr="005C1DB9" w:rsidRDefault="009B76D2" w:rsidP="00DA3C72">
      <w:pPr>
        <w:jc w:val="right"/>
        <w:rPr>
          <w:rFonts w:ascii="微軟正黑體" w:eastAsia="微軟正黑體" w:hAnsi="微軟正黑體"/>
          <w:szCs w:val="20"/>
        </w:rPr>
      </w:pPr>
    </w:p>
    <w:p w14:paraId="58F14900" w14:textId="77777777" w:rsidR="00C37430" w:rsidRPr="004C290A" w:rsidRDefault="00C37430" w:rsidP="00C37430">
      <w:pPr>
        <w:rPr>
          <w:rFonts w:ascii="微軟正黑體" w:eastAsia="微軟正黑體" w:hAnsi="微軟正黑體" w:cs="微軟正黑體"/>
          <w:b/>
          <w:color w:val="4472C4" w:themeColor="accent1"/>
          <w:sz w:val="24"/>
        </w:rPr>
      </w:pPr>
      <w:r w:rsidRPr="007C7138">
        <w:rPr>
          <w:rFonts w:ascii="微軟正黑體" w:eastAsia="微軟正黑體" w:hAnsi="微軟正黑體" w:cs="微軟正黑體"/>
          <w:b/>
          <w:sz w:val="24"/>
        </w:rPr>
        <w:lastRenderedPageBreak/>
        <w:t>工作經歷 - Work Experience</w:t>
      </w:r>
      <w:r>
        <w:rPr>
          <w:rFonts w:ascii="微軟正黑體" w:eastAsia="微軟正黑體" w:hAnsi="微軟正黑體" w:cs="微軟正黑體" w:hint="eastAsia"/>
          <w:b/>
          <w:sz w:val="24"/>
        </w:rPr>
        <w:t xml:space="preserve"> </w:t>
      </w:r>
      <w:r w:rsidRPr="004C290A">
        <w:rPr>
          <w:rFonts w:ascii="微軟正黑體" w:eastAsia="微軟正黑體" w:hAnsi="微軟正黑體" w:cs="微軟正黑體" w:hint="eastAsia"/>
          <w:b/>
          <w:color w:val="4472C4" w:themeColor="accent1"/>
          <w:sz w:val="24"/>
        </w:rPr>
        <w:t>(請依照自行經歷，由近到遠，進行填寫及增加)</w:t>
      </w:r>
    </w:p>
    <w:p w14:paraId="3B8A686E" w14:textId="77777777" w:rsidR="00C37430" w:rsidRPr="0028576E" w:rsidRDefault="00C37430" w:rsidP="00C37430">
      <w:pPr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公司名稱</w:t>
      </w:r>
      <w:r w:rsidRPr="00CB19D0">
        <w:rPr>
          <w:rFonts w:ascii="微軟正黑體" w:eastAsia="微軟正黑體" w:hAnsi="微軟正黑體" w:cs="微軟正黑體"/>
        </w:rPr>
        <w:t>:</w:t>
      </w:r>
      <w:r w:rsidRPr="0028576E">
        <w:rPr>
          <w:rFonts w:ascii="微軟正黑體" w:eastAsia="微軟正黑體" w:hAnsi="微軟正黑體"/>
          <w:color w:val="222222"/>
          <w:spacing w:val="19"/>
          <w:szCs w:val="24"/>
        </w:rPr>
        <w:t xml:space="preserve"> </w:t>
      </w:r>
    </w:p>
    <w:p w14:paraId="47D51F39" w14:textId="77777777" w:rsidR="00C37430" w:rsidRPr="0028576E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工作期間</w:t>
      </w:r>
      <w:r w:rsidRPr="0028576E">
        <w:rPr>
          <w:rFonts w:ascii="微軟正黑體" w:eastAsia="微軟正黑體" w:hAnsi="微軟正黑體" w:cs="微軟正黑體"/>
          <w:szCs w:val="24"/>
        </w:rPr>
        <w:t>:</w:t>
      </w:r>
      <w:r w:rsidRPr="0028576E">
        <w:rPr>
          <w:rFonts w:ascii="微軟正黑體" w:eastAsia="微軟正黑體" w:hAnsi="微軟正黑體"/>
          <w:szCs w:val="24"/>
        </w:rPr>
        <w:t xml:space="preserve"> </w:t>
      </w:r>
    </w:p>
    <w:p w14:paraId="561BB0B0" w14:textId="77777777" w:rsidR="00C37430" w:rsidRPr="0028576E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職位名稱</w:t>
      </w:r>
      <w:r w:rsidRPr="0028576E">
        <w:rPr>
          <w:rFonts w:ascii="微軟正黑體" w:eastAsia="微軟正黑體" w:hAnsi="微軟正黑體" w:cs="微軟正黑體"/>
          <w:szCs w:val="24"/>
        </w:rPr>
        <w:t xml:space="preserve">: </w:t>
      </w:r>
    </w:p>
    <w:p w14:paraId="7F5627C0" w14:textId="77777777" w:rsidR="00C37430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工作內容說明</w:t>
      </w:r>
      <w:r w:rsidRPr="00CB19D0">
        <w:rPr>
          <w:rFonts w:ascii="微軟正黑體" w:eastAsia="微軟正黑體" w:hAnsi="微軟正黑體" w:cs="微軟正黑體"/>
          <w:color w:val="FF0000"/>
          <w:sz w:val="20"/>
          <w:szCs w:val="24"/>
        </w:rPr>
        <w:t xml:space="preserve"> </w:t>
      </w:r>
      <w:r w:rsidRPr="00CB19D0">
        <w:rPr>
          <w:rFonts w:ascii="微軟正黑體" w:eastAsia="微軟正黑體" w:hAnsi="微軟正黑體" w:cs="微軟正黑體"/>
        </w:rPr>
        <w:t xml:space="preserve"> :</w:t>
      </w:r>
    </w:p>
    <w:p w14:paraId="7E1017FE" w14:textId="5B169EF0" w:rsidR="00133A82" w:rsidRP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  <w:r w:rsidRPr="00133A82">
        <w:rPr>
          <w:rFonts w:ascii="微軟正黑體" w:eastAsia="微軟正黑體" w:hAnsi="微軟正黑體" w:cs="微軟正黑體" w:hint="eastAsia"/>
          <w:color w:val="auto"/>
          <w:szCs w:val="22"/>
        </w:rPr>
        <w:t>【系統概述】</w:t>
      </w:r>
    </w:p>
    <w:p w14:paraId="56DB5AD2" w14:textId="77777777" w:rsidR="00133A82" w:rsidRP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5C4A6663" w14:textId="77777777" w:rsidR="00133A82" w:rsidRP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0E457581" w14:textId="77777777" w:rsidR="00133A82" w:rsidRP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7BDF96E8" w14:textId="5925FB55" w:rsidR="00133A82" w:rsidRP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  <w:r w:rsidRPr="00133A82">
        <w:rPr>
          <w:rFonts w:ascii="微軟正黑體" w:eastAsia="微軟正黑體" w:hAnsi="微軟正黑體" w:cs="微軟正黑體" w:hint="eastAsia"/>
          <w:color w:val="auto"/>
          <w:szCs w:val="22"/>
        </w:rPr>
        <w:t>【實作方式】</w:t>
      </w:r>
    </w:p>
    <w:p w14:paraId="0FEEE584" w14:textId="77777777" w:rsid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0544A456" w14:textId="77777777" w:rsid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694C620F" w14:textId="77777777" w:rsidR="00133A82" w:rsidRPr="00CB19D0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273FEC75" w14:textId="77777777" w:rsidR="00C37430" w:rsidRPr="00CB19D0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CB19D0">
        <w:rPr>
          <w:rFonts w:ascii="微軟正黑體" w:eastAsia="微軟正黑體" w:hAnsi="微軟正黑體" w:cs="微軟正黑體" w:hint="eastAsia"/>
        </w:rPr>
        <w:t>專案參與</w:t>
      </w:r>
      <w:r w:rsidRPr="00CB19D0">
        <w:rPr>
          <w:rFonts w:ascii="微軟正黑體" w:eastAsia="微軟正黑體" w:hAnsi="微軟正黑體" w:cs="微軟正黑體"/>
        </w:rPr>
        <w:t xml:space="preserve"> : </w:t>
      </w:r>
      <w:r w:rsidRPr="00C75AAD"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cs="微軟正黑體" w:hint="eastAsia"/>
        </w:rPr>
        <w:t>全程參與</w:t>
      </w:r>
      <w:r w:rsidRPr="00CB19D0">
        <w:rPr>
          <w:rFonts w:ascii="微軟正黑體" w:eastAsia="微軟正黑體" w:hAnsi="微軟正黑體" w:cs="微軟正黑體"/>
        </w:rPr>
        <w:t xml:space="preserve"> </w:t>
      </w:r>
      <w:r w:rsidRPr="00C75AAD"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cs="微軟正黑體"/>
        </w:rPr>
        <w:t xml:space="preserve"> </w:t>
      </w:r>
      <w:r w:rsidRPr="00CB19D0">
        <w:rPr>
          <w:rFonts w:ascii="微軟正黑體" w:eastAsia="微軟正黑體" w:hAnsi="微軟正黑體" w:cs="微軟正黑體" w:hint="eastAsia"/>
        </w:rPr>
        <w:t>部分參與</w:t>
      </w:r>
    </w:p>
    <w:p w14:paraId="5A5F1A25" w14:textId="77777777" w:rsidR="00C37430" w:rsidRPr="00EB2B8A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</w:rPr>
        <w:t>擔任角色</w:t>
      </w:r>
      <w:r w:rsidRPr="0028576E">
        <w:rPr>
          <w:rFonts w:ascii="微軟正黑體" w:eastAsia="微軟正黑體" w:hAnsi="微軟正黑體" w:cs="微軟正黑體"/>
        </w:rPr>
        <w:t xml:space="preserve"> : </w:t>
      </w:r>
      <w:r>
        <w:rPr>
          <w:rFonts w:ascii="微軟正黑體" w:eastAsia="微軟正黑體" w:hAnsi="微軟正黑體" w:cs="微軟正黑體"/>
        </w:rPr>
        <w:t xml:space="preserve"> </w:t>
      </w:r>
      <w:r w:rsidRPr="00E67F34">
        <w:rPr>
          <w:rFonts w:eastAsia="標楷體" w:hint="eastAsia"/>
          <w:szCs w:val="24"/>
        </w:rPr>
        <w:t>□</w:t>
      </w:r>
      <w:r w:rsidRPr="00E67F34">
        <w:rPr>
          <w:rFonts w:eastAsia="標楷體" w:hint="eastAsia"/>
          <w:szCs w:val="24"/>
        </w:rPr>
        <w:t xml:space="preserve">PM </w:t>
      </w:r>
      <w:r>
        <w:rPr>
          <w:rFonts w:eastAsia="標楷體" w:hint="eastAsia"/>
          <w:szCs w:val="24"/>
        </w:rPr>
        <w:t xml:space="preserve">  </w:t>
      </w:r>
      <w:r w:rsidRPr="00E67F34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SA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SD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PG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>S</w:t>
      </w:r>
      <w:r>
        <w:rPr>
          <w:rFonts w:eastAsia="標楷體"/>
          <w:szCs w:val="24"/>
        </w:rPr>
        <w:t xml:space="preserve">E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/>
          <w:szCs w:val="24"/>
        </w:rPr>
        <w:t xml:space="preserve">OP  </w:t>
      </w:r>
      <w:r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hint="eastAsia"/>
          <w:szCs w:val="24"/>
        </w:rPr>
        <w:t>其他</w:t>
      </w:r>
      <w:r w:rsidRPr="00CB19D0">
        <w:rPr>
          <w:rFonts w:ascii="微軟正黑體" w:eastAsia="微軟正黑體" w:hAnsi="微軟正黑體"/>
          <w:szCs w:val="24"/>
        </w:rPr>
        <w:t>:</w:t>
      </w:r>
    </w:p>
    <w:p w14:paraId="0D7AEEE3" w14:textId="77777777" w:rsidR="00C37430" w:rsidRPr="009A3AAB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</w:rPr>
        <w:t>開發平台</w:t>
      </w:r>
      <w:r w:rsidRPr="0028576E">
        <w:rPr>
          <w:rFonts w:ascii="微軟正黑體" w:eastAsia="微軟正黑體" w:hAnsi="微軟正黑體" w:cs="微軟正黑體"/>
        </w:rPr>
        <w:t xml:space="preserve"> : </w:t>
      </w:r>
    </w:p>
    <w:p w14:paraId="539407F7" w14:textId="15EB7C32" w:rsidR="00C37430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</w:rPr>
        <w:t>程式語言</w:t>
      </w:r>
      <w:r w:rsidRPr="0028576E">
        <w:rPr>
          <w:rFonts w:ascii="微軟正黑體" w:eastAsia="微軟正黑體" w:hAnsi="微軟正黑體" w:cs="微軟正黑體"/>
        </w:rPr>
        <w:t xml:space="preserve">: </w:t>
      </w:r>
    </w:p>
    <w:p w14:paraId="079E7252" w14:textId="77777777" w:rsidR="009F6ADA" w:rsidRDefault="009F6ADA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 w:hint="eastAsia"/>
        </w:rPr>
      </w:pPr>
    </w:p>
    <w:p w14:paraId="71025FE0" w14:textId="77777777" w:rsidR="00C37430" w:rsidRPr="0028576E" w:rsidRDefault="00C37430" w:rsidP="00C37430">
      <w:pPr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公司名稱</w:t>
      </w:r>
      <w:r w:rsidRPr="00CB19D0">
        <w:rPr>
          <w:rFonts w:ascii="微軟正黑體" w:eastAsia="微軟正黑體" w:hAnsi="微軟正黑體" w:cs="微軟正黑體"/>
        </w:rPr>
        <w:t>:</w:t>
      </w:r>
      <w:r w:rsidRPr="0028576E">
        <w:rPr>
          <w:rFonts w:ascii="微軟正黑體" w:eastAsia="微軟正黑體" w:hAnsi="微軟正黑體"/>
          <w:color w:val="222222"/>
          <w:spacing w:val="19"/>
          <w:szCs w:val="24"/>
        </w:rPr>
        <w:t xml:space="preserve"> </w:t>
      </w:r>
    </w:p>
    <w:p w14:paraId="032509B7" w14:textId="77777777" w:rsidR="00C37430" w:rsidRPr="0028576E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工作期間</w:t>
      </w:r>
      <w:r w:rsidRPr="0028576E">
        <w:rPr>
          <w:rFonts w:ascii="微軟正黑體" w:eastAsia="微軟正黑體" w:hAnsi="微軟正黑體" w:cs="微軟正黑體"/>
          <w:szCs w:val="24"/>
        </w:rPr>
        <w:t>:</w:t>
      </w:r>
      <w:r w:rsidRPr="0028576E">
        <w:rPr>
          <w:rFonts w:ascii="微軟正黑體" w:eastAsia="微軟正黑體" w:hAnsi="微軟正黑體"/>
          <w:szCs w:val="24"/>
        </w:rPr>
        <w:t xml:space="preserve"> </w:t>
      </w:r>
    </w:p>
    <w:p w14:paraId="3EF27657" w14:textId="77777777" w:rsidR="00C37430" w:rsidRPr="0028576E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職位名稱</w:t>
      </w:r>
      <w:r w:rsidRPr="0028576E">
        <w:rPr>
          <w:rFonts w:ascii="微軟正黑體" w:eastAsia="微軟正黑體" w:hAnsi="微軟正黑體" w:cs="微軟正黑體"/>
          <w:szCs w:val="24"/>
        </w:rPr>
        <w:t xml:space="preserve">: </w:t>
      </w:r>
    </w:p>
    <w:p w14:paraId="76B2BEAC" w14:textId="77777777" w:rsidR="00C37430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工作內容說明</w:t>
      </w:r>
      <w:r w:rsidRPr="00CB19D0">
        <w:rPr>
          <w:rFonts w:ascii="微軟正黑體" w:eastAsia="微軟正黑體" w:hAnsi="微軟正黑體" w:cs="微軟正黑體"/>
          <w:color w:val="FF0000"/>
          <w:sz w:val="20"/>
          <w:szCs w:val="24"/>
        </w:rPr>
        <w:t xml:space="preserve"> </w:t>
      </w:r>
      <w:r w:rsidRPr="00CB19D0">
        <w:rPr>
          <w:rFonts w:ascii="微軟正黑體" w:eastAsia="微軟正黑體" w:hAnsi="微軟正黑體" w:cs="微軟正黑體"/>
        </w:rPr>
        <w:t xml:space="preserve"> :</w:t>
      </w:r>
    </w:p>
    <w:p w14:paraId="00CF2526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  <w:r w:rsidRPr="00133A82">
        <w:rPr>
          <w:rFonts w:ascii="微軟正黑體" w:eastAsia="微軟正黑體" w:hAnsi="微軟正黑體" w:cs="微軟正黑體" w:hint="eastAsia"/>
          <w:color w:val="auto"/>
          <w:szCs w:val="22"/>
        </w:rPr>
        <w:t>【系統概述】</w:t>
      </w:r>
    </w:p>
    <w:p w14:paraId="25D0C1FA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54AE5CE0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402DE68A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3BF2002B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  <w:r w:rsidRPr="00133A82">
        <w:rPr>
          <w:rFonts w:ascii="微軟正黑體" w:eastAsia="微軟正黑體" w:hAnsi="微軟正黑體" w:cs="微軟正黑體" w:hint="eastAsia"/>
          <w:color w:val="auto"/>
          <w:szCs w:val="22"/>
        </w:rPr>
        <w:t>【實作方式】</w:t>
      </w:r>
    </w:p>
    <w:p w14:paraId="56F7F06B" w14:textId="77777777" w:rsid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08DD4433" w14:textId="77777777" w:rsid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029A9D9C" w14:textId="77777777" w:rsidR="00133A82" w:rsidRP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4249BFE0" w14:textId="77777777" w:rsidR="00C37430" w:rsidRPr="00CB19D0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CB19D0">
        <w:rPr>
          <w:rFonts w:ascii="微軟正黑體" w:eastAsia="微軟正黑體" w:hAnsi="微軟正黑體" w:cs="微軟正黑體" w:hint="eastAsia"/>
        </w:rPr>
        <w:t>專案參與</w:t>
      </w:r>
      <w:r w:rsidRPr="00CB19D0">
        <w:rPr>
          <w:rFonts w:ascii="微軟正黑體" w:eastAsia="微軟正黑體" w:hAnsi="微軟正黑體" w:cs="微軟正黑體"/>
        </w:rPr>
        <w:t xml:space="preserve"> : </w:t>
      </w:r>
      <w:r w:rsidRPr="00C75AAD"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cs="微軟正黑體" w:hint="eastAsia"/>
        </w:rPr>
        <w:t>全程參與</w:t>
      </w:r>
      <w:r w:rsidRPr="00CB19D0">
        <w:rPr>
          <w:rFonts w:ascii="微軟正黑體" w:eastAsia="微軟正黑體" w:hAnsi="微軟正黑體" w:cs="微軟正黑體"/>
        </w:rPr>
        <w:t xml:space="preserve"> </w:t>
      </w:r>
      <w:r w:rsidRPr="00C75AAD"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cs="微軟正黑體"/>
        </w:rPr>
        <w:t xml:space="preserve"> </w:t>
      </w:r>
      <w:r w:rsidRPr="00CB19D0">
        <w:rPr>
          <w:rFonts w:ascii="微軟正黑體" w:eastAsia="微軟正黑體" w:hAnsi="微軟正黑體" w:cs="微軟正黑體" w:hint="eastAsia"/>
        </w:rPr>
        <w:t>部分參與</w:t>
      </w:r>
    </w:p>
    <w:p w14:paraId="2252C3BA" w14:textId="77777777" w:rsidR="00C37430" w:rsidRPr="00EB2B8A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</w:rPr>
        <w:t>擔任角色</w:t>
      </w:r>
      <w:r w:rsidRPr="0028576E">
        <w:rPr>
          <w:rFonts w:ascii="微軟正黑體" w:eastAsia="微軟正黑體" w:hAnsi="微軟正黑體" w:cs="微軟正黑體"/>
        </w:rPr>
        <w:t xml:space="preserve"> : </w:t>
      </w:r>
      <w:r>
        <w:rPr>
          <w:rFonts w:ascii="微軟正黑體" w:eastAsia="微軟正黑體" w:hAnsi="微軟正黑體" w:cs="微軟正黑體"/>
        </w:rPr>
        <w:t xml:space="preserve"> </w:t>
      </w:r>
      <w:r w:rsidRPr="00E67F34">
        <w:rPr>
          <w:rFonts w:eastAsia="標楷體" w:hint="eastAsia"/>
          <w:szCs w:val="24"/>
        </w:rPr>
        <w:t>□</w:t>
      </w:r>
      <w:r w:rsidRPr="00E67F34">
        <w:rPr>
          <w:rFonts w:eastAsia="標楷體" w:hint="eastAsia"/>
          <w:szCs w:val="24"/>
        </w:rPr>
        <w:t xml:space="preserve">PM </w:t>
      </w:r>
      <w:r>
        <w:rPr>
          <w:rFonts w:eastAsia="標楷體" w:hint="eastAsia"/>
          <w:szCs w:val="24"/>
        </w:rPr>
        <w:t xml:space="preserve">  </w:t>
      </w:r>
      <w:r w:rsidRPr="00E67F34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SA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SD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PG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>S</w:t>
      </w:r>
      <w:r>
        <w:rPr>
          <w:rFonts w:eastAsia="標楷體"/>
          <w:szCs w:val="24"/>
        </w:rPr>
        <w:t xml:space="preserve">E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/>
          <w:szCs w:val="24"/>
        </w:rPr>
        <w:t xml:space="preserve">OP  </w:t>
      </w:r>
      <w:r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hint="eastAsia"/>
          <w:szCs w:val="24"/>
        </w:rPr>
        <w:t>其他</w:t>
      </w:r>
      <w:r w:rsidRPr="00CB19D0">
        <w:rPr>
          <w:rFonts w:ascii="微軟正黑體" w:eastAsia="微軟正黑體" w:hAnsi="微軟正黑體"/>
          <w:szCs w:val="24"/>
        </w:rPr>
        <w:t>:</w:t>
      </w:r>
    </w:p>
    <w:p w14:paraId="5C2B77C2" w14:textId="77777777" w:rsidR="00C37430" w:rsidRPr="009A3AAB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</w:rPr>
        <w:t>開發平台</w:t>
      </w:r>
      <w:r w:rsidRPr="0028576E">
        <w:rPr>
          <w:rFonts w:ascii="微軟正黑體" w:eastAsia="微軟正黑體" w:hAnsi="微軟正黑體" w:cs="微軟正黑體"/>
        </w:rPr>
        <w:t xml:space="preserve"> : </w:t>
      </w:r>
    </w:p>
    <w:p w14:paraId="0A9E285E" w14:textId="77777777" w:rsidR="00C37430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</w:rPr>
        <w:t>程式語言</w:t>
      </w:r>
      <w:r w:rsidRPr="0028576E">
        <w:rPr>
          <w:rFonts w:ascii="微軟正黑體" w:eastAsia="微軟正黑體" w:hAnsi="微軟正黑體" w:cs="微軟正黑體"/>
        </w:rPr>
        <w:t xml:space="preserve">: </w:t>
      </w:r>
    </w:p>
    <w:p w14:paraId="707F5E49" w14:textId="77777777" w:rsidR="00C37430" w:rsidRPr="00995154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</w:p>
    <w:p w14:paraId="615102F0" w14:textId="77777777" w:rsidR="00C37430" w:rsidRPr="0028576E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公司名稱</w:t>
      </w:r>
      <w:r w:rsidRPr="00CB19D0">
        <w:rPr>
          <w:rFonts w:ascii="微軟正黑體" w:eastAsia="微軟正黑體" w:hAnsi="微軟正黑體" w:cs="微軟正黑體"/>
        </w:rPr>
        <w:t>:</w:t>
      </w:r>
      <w:r w:rsidRPr="0028576E">
        <w:rPr>
          <w:rFonts w:ascii="微軟正黑體" w:eastAsia="微軟正黑體" w:hAnsi="微軟正黑體"/>
          <w:color w:val="222222"/>
          <w:spacing w:val="19"/>
          <w:szCs w:val="24"/>
        </w:rPr>
        <w:t xml:space="preserve"> </w:t>
      </w:r>
    </w:p>
    <w:p w14:paraId="7BEAAB18" w14:textId="77777777" w:rsidR="00C37430" w:rsidRPr="0028576E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工作期間</w:t>
      </w:r>
      <w:r w:rsidRPr="0028576E">
        <w:rPr>
          <w:rFonts w:ascii="微軟正黑體" w:eastAsia="微軟正黑體" w:hAnsi="微軟正黑體" w:cs="微軟正黑體"/>
          <w:szCs w:val="24"/>
        </w:rPr>
        <w:t>:</w:t>
      </w:r>
      <w:r w:rsidRPr="0028576E">
        <w:rPr>
          <w:rFonts w:ascii="微軟正黑體" w:eastAsia="微軟正黑體" w:hAnsi="微軟正黑體"/>
          <w:szCs w:val="24"/>
        </w:rPr>
        <w:t xml:space="preserve"> </w:t>
      </w:r>
    </w:p>
    <w:p w14:paraId="74B2A5DC" w14:textId="77777777" w:rsidR="00C37430" w:rsidRPr="0028576E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職位名稱</w:t>
      </w:r>
      <w:r w:rsidRPr="0028576E">
        <w:rPr>
          <w:rFonts w:ascii="微軟正黑體" w:eastAsia="微軟正黑體" w:hAnsi="微軟正黑體" w:cs="微軟正黑體"/>
          <w:szCs w:val="24"/>
        </w:rPr>
        <w:t xml:space="preserve">: </w:t>
      </w:r>
    </w:p>
    <w:p w14:paraId="0491E9BA" w14:textId="77777777" w:rsidR="00C37430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lastRenderedPageBreak/>
        <w:t>工作內容說明</w:t>
      </w:r>
      <w:r w:rsidRPr="00CB19D0">
        <w:rPr>
          <w:rFonts w:ascii="微軟正黑體" w:eastAsia="微軟正黑體" w:hAnsi="微軟正黑體" w:cs="微軟正黑體"/>
          <w:color w:val="FF0000"/>
          <w:sz w:val="20"/>
          <w:szCs w:val="24"/>
        </w:rPr>
        <w:t xml:space="preserve"> </w:t>
      </w:r>
      <w:r w:rsidRPr="00CB19D0">
        <w:rPr>
          <w:rFonts w:ascii="微軟正黑體" w:eastAsia="微軟正黑體" w:hAnsi="微軟正黑體" w:cs="微軟正黑體"/>
        </w:rPr>
        <w:t xml:space="preserve"> :</w:t>
      </w:r>
    </w:p>
    <w:p w14:paraId="37D3596C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  <w:r w:rsidRPr="00133A82">
        <w:rPr>
          <w:rFonts w:ascii="微軟正黑體" w:eastAsia="微軟正黑體" w:hAnsi="微軟正黑體" w:cs="微軟正黑體" w:hint="eastAsia"/>
          <w:color w:val="auto"/>
          <w:szCs w:val="22"/>
        </w:rPr>
        <w:t>【系統概述】</w:t>
      </w:r>
    </w:p>
    <w:p w14:paraId="421A524F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06D484E2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21FA7FF6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220BBA24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  <w:r w:rsidRPr="00133A82">
        <w:rPr>
          <w:rFonts w:ascii="微軟正黑體" w:eastAsia="微軟正黑體" w:hAnsi="微軟正黑體" w:cs="微軟正黑體" w:hint="eastAsia"/>
          <w:color w:val="auto"/>
          <w:szCs w:val="22"/>
        </w:rPr>
        <w:t>【實作方式】</w:t>
      </w:r>
    </w:p>
    <w:p w14:paraId="36F0AC47" w14:textId="77777777" w:rsid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4A0DF848" w14:textId="77777777" w:rsid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3F338DCA" w14:textId="77777777" w:rsidR="00133A82" w:rsidRP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6CC04156" w14:textId="77777777" w:rsidR="00C37430" w:rsidRPr="00CB19D0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CB19D0">
        <w:rPr>
          <w:rFonts w:ascii="微軟正黑體" w:eastAsia="微軟正黑體" w:hAnsi="微軟正黑體" w:cs="微軟正黑體" w:hint="eastAsia"/>
        </w:rPr>
        <w:t>專案參與</w:t>
      </w:r>
      <w:r w:rsidRPr="00CB19D0">
        <w:rPr>
          <w:rFonts w:ascii="微軟正黑體" w:eastAsia="微軟正黑體" w:hAnsi="微軟正黑體" w:cs="微軟正黑體"/>
        </w:rPr>
        <w:t xml:space="preserve"> : </w:t>
      </w:r>
      <w:r w:rsidRPr="00C75AAD"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cs="微軟正黑體" w:hint="eastAsia"/>
        </w:rPr>
        <w:t>全程參與</w:t>
      </w:r>
      <w:r w:rsidRPr="00CB19D0">
        <w:rPr>
          <w:rFonts w:ascii="微軟正黑體" w:eastAsia="微軟正黑體" w:hAnsi="微軟正黑體" w:cs="微軟正黑體"/>
        </w:rPr>
        <w:t xml:space="preserve"> </w:t>
      </w:r>
      <w:r w:rsidRPr="00C75AAD"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cs="微軟正黑體"/>
        </w:rPr>
        <w:t xml:space="preserve"> </w:t>
      </w:r>
      <w:r w:rsidRPr="00CB19D0">
        <w:rPr>
          <w:rFonts w:ascii="微軟正黑體" w:eastAsia="微軟正黑體" w:hAnsi="微軟正黑體" w:cs="微軟正黑體" w:hint="eastAsia"/>
        </w:rPr>
        <w:t>部分參與</w:t>
      </w:r>
    </w:p>
    <w:p w14:paraId="269765FF" w14:textId="77777777" w:rsidR="00C37430" w:rsidRPr="00EB2B8A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</w:rPr>
        <w:t>擔任角色</w:t>
      </w:r>
      <w:r w:rsidRPr="0028576E">
        <w:rPr>
          <w:rFonts w:ascii="微軟正黑體" w:eastAsia="微軟正黑體" w:hAnsi="微軟正黑體" w:cs="微軟正黑體"/>
        </w:rPr>
        <w:t xml:space="preserve"> : </w:t>
      </w:r>
      <w:r>
        <w:rPr>
          <w:rFonts w:ascii="微軟正黑體" w:eastAsia="微軟正黑體" w:hAnsi="微軟正黑體" w:cs="微軟正黑體"/>
        </w:rPr>
        <w:t xml:space="preserve"> </w:t>
      </w:r>
      <w:r w:rsidRPr="00E67F34">
        <w:rPr>
          <w:rFonts w:eastAsia="標楷體" w:hint="eastAsia"/>
          <w:szCs w:val="24"/>
        </w:rPr>
        <w:t>□</w:t>
      </w:r>
      <w:r w:rsidRPr="00E67F34">
        <w:rPr>
          <w:rFonts w:eastAsia="標楷體" w:hint="eastAsia"/>
          <w:szCs w:val="24"/>
        </w:rPr>
        <w:t xml:space="preserve">PM </w:t>
      </w:r>
      <w:r>
        <w:rPr>
          <w:rFonts w:eastAsia="標楷體" w:hint="eastAsia"/>
          <w:szCs w:val="24"/>
        </w:rPr>
        <w:t xml:space="preserve">  </w:t>
      </w:r>
      <w:r w:rsidRPr="00E67F34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SA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SD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PG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>S</w:t>
      </w:r>
      <w:r>
        <w:rPr>
          <w:rFonts w:eastAsia="標楷體"/>
          <w:szCs w:val="24"/>
        </w:rPr>
        <w:t xml:space="preserve">E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/>
          <w:szCs w:val="24"/>
        </w:rPr>
        <w:t xml:space="preserve">OP  </w:t>
      </w:r>
      <w:r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hint="eastAsia"/>
          <w:szCs w:val="24"/>
        </w:rPr>
        <w:t>其他</w:t>
      </w:r>
      <w:r w:rsidRPr="00CB19D0">
        <w:rPr>
          <w:rFonts w:ascii="微軟正黑體" w:eastAsia="微軟正黑體" w:hAnsi="微軟正黑體"/>
          <w:szCs w:val="24"/>
        </w:rPr>
        <w:t>:</w:t>
      </w:r>
    </w:p>
    <w:p w14:paraId="1930B4E4" w14:textId="77777777" w:rsidR="00C37430" w:rsidRPr="009A3AAB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</w:rPr>
        <w:t>開發平台</w:t>
      </w:r>
      <w:r w:rsidRPr="0028576E">
        <w:rPr>
          <w:rFonts w:ascii="微軟正黑體" w:eastAsia="微軟正黑體" w:hAnsi="微軟正黑體" w:cs="微軟正黑體"/>
        </w:rPr>
        <w:t xml:space="preserve"> : </w:t>
      </w:r>
    </w:p>
    <w:p w14:paraId="7C984CB7" w14:textId="77777777" w:rsidR="00C37430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</w:rPr>
        <w:t>程式語言</w:t>
      </w:r>
      <w:r w:rsidRPr="0028576E">
        <w:rPr>
          <w:rFonts w:ascii="微軟正黑體" w:eastAsia="微軟正黑體" w:hAnsi="微軟正黑體" w:cs="微軟正黑體"/>
        </w:rPr>
        <w:t xml:space="preserve">: </w:t>
      </w:r>
    </w:p>
    <w:p w14:paraId="79C40A07" w14:textId="77777777" w:rsidR="00C37430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</w:p>
    <w:p w14:paraId="70C1B0FE" w14:textId="77777777" w:rsidR="00C37430" w:rsidRPr="0028576E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公司名稱</w:t>
      </w:r>
      <w:r w:rsidRPr="00CB19D0">
        <w:rPr>
          <w:rFonts w:ascii="微軟正黑體" w:eastAsia="微軟正黑體" w:hAnsi="微軟正黑體" w:cs="微軟正黑體"/>
        </w:rPr>
        <w:t>:</w:t>
      </w:r>
      <w:r w:rsidRPr="0028576E">
        <w:rPr>
          <w:rFonts w:ascii="微軟正黑體" w:eastAsia="微軟正黑體" w:hAnsi="微軟正黑體"/>
          <w:color w:val="222222"/>
          <w:spacing w:val="19"/>
          <w:szCs w:val="24"/>
        </w:rPr>
        <w:t xml:space="preserve"> </w:t>
      </w:r>
    </w:p>
    <w:p w14:paraId="51AFE341" w14:textId="77777777" w:rsidR="00C37430" w:rsidRPr="0028576E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工作期間</w:t>
      </w:r>
      <w:r w:rsidRPr="0028576E">
        <w:rPr>
          <w:rFonts w:ascii="微軟正黑體" w:eastAsia="微軟正黑體" w:hAnsi="微軟正黑體" w:cs="微軟正黑體"/>
          <w:szCs w:val="24"/>
        </w:rPr>
        <w:t>:</w:t>
      </w:r>
      <w:r w:rsidRPr="0028576E">
        <w:rPr>
          <w:rFonts w:ascii="微軟正黑體" w:eastAsia="微軟正黑體" w:hAnsi="微軟正黑體"/>
          <w:szCs w:val="24"/>
        </w:rPr>
        <w:t xml:space="preserve"> </w:t>
      </w:r>
    </w:p>
    <w:p w14:paraId="63AE0C81" w14:textId="77777777" w:rsidR="00C37430" w:rsidRPr="0028576E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職位名稱</w:t>
      </w:r>
      <w:r w:rsidRPr="0028576E">
        <w:rPr>
          <w:rFonts w:ascii="微軟正黑體" w:eastAsia="微軟正黑體" w:hAnsi="微軟正黑體" w:cs="微軟正黑體"/>
          <w:szCs w:val="24"/>
        </w:rPr>
        <w:t xml:space="preserve">: </w:t>
      </w:r>
    </w:p>
    <w:p w14:paraId="27228D2D" w14:textId="77777777" w:rsidR="00C37430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  <w:szCs w:val="24"/>
        </w:rPr>
        <w:t>工作內容說明</w:t>
      </w:r>
      <w:r w:rsidRPr="00CB19D0">
        <w:rPr>
          <w:rFonts w:ascii="微軟正黑體" w:eastAsia="微軟正黑體" w:hAnsi="微軟正黑體" w:cs="微軟正黑體"/>
          <w:color w:val="FF0000"/>
          <w:sz w:val="20"/>
          <w:szCs w:val="24"/>
        </w:rPr>
        <w:t xml:space="preserve"> </w:t>
      </w:r>
      <w:r w:rsidRPr="00CB19D0">
        <w:rPr>
          <w:rFonts w:ascii="微軟正黑體" w:eastAsia="微軟正黑體" w:hAnsi="微軟正黑體" w:cs="微軟正黑體"/>
        </w:rPr>
        <w:t xml:space="preserve"> :</w:t>
      </w:r>
    </w:p>
    <w:p w14:paraId="1B6875B7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  <w:r w:rsidRPr="00133A82">
        <w:rPr>
          <w:rFonts w:ascii="微軟正黑體" w:eastAsia="微軟正黑體" w:hAnsi="微軟正黑體" w:cs="微軟正黑體" w:hint="eastAsia"/>
          <w:color w:val="auto"/>
          <w:szCs w:val="22"/>
        </w:rPr>
        <w:t>【系統概述】</w:t>
      </w:r>
    </w:p>
    <w:p w14:paraId="1178B531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5ECBC5C2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4A6E7CB7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</w:p>
    <w:p w14:paraId="0BB35F23" w14:textId="77777777" w:rsidR="00133A82" w:rsidRP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auto"/>
          <w:szCs w:val="22"/>
        </w:rPr>
      </w:pPr>
      <w:r w:rsidRPr="00133A82">
        <w:rPr>
          <w:rFonts w:ascii="微軟正黑體" w:eastAsia="微軟正黑體" w:hAnsi="微軟正黑體" w:cs="微軟正黑體" w:hint="eastAsia"/>
          <w:color w:val="auto"/>
          <w:szCs w:val="22"/>
        </w:rPr>
        <w:t>【實作方式】</w:t>
      </w:r>
    </w:p>
    <w:p w14:paraId="7B556F58" w14:textId="77777777" w:rsid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179D7490" w14:textId="77777777" w:rsidR="00133A82" w:rsidRDefault="00133A82" w:rsidP="00133A82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48526138" w14:textId="77777777" w:rsidR="00133A82" w:rsidRPr="00133A82" w:rsidRDefault="00133A82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color w:val="FF0000"/>
          <w:sz w:val="20"/>
          <w:szCs w:val="24"/>
        </w:rPr>
      </w:pPr>
    </w:p>
    <w:p w14:paraId="738EC8CB" w14:textId="77777777" w:rsidR="00C37430" w:rsidRPr="00CB19D0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CB19D0">
        <w:rPr>
          <w:rFonts w:ascii="微軟正黑體" w:eastAsia="微軟正黑體" w:hAnsi="微軟正黑體" w:cs="微軟正黑體" w:hint="eastAsia"/>
        </w:rPr>
        <w:t>專案參與</w:t>
      </w:r>
      <w:r w:rsidRPr="00CB19D0">
        <w:rPr>
          <w:rFonts w:ascii="微軟正黑體" w:eastAsia="微軟正黑體" w:hAnsi="微軟正黑體" w:cs="微軟正黑體"/>
        </w:rPr>
        <w:t xml:space="preserve"> : </w:t>
      </w:r>
      <w:r w:rsidRPr="00C75AAD"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cs="微軟正黑體" w:hint="eastAsia"/>
        </w:rPr>
        <w:t>全程參與</w:t>
      </w:r>
      <w:r w:rsidRPr="00CB19D0">
        <w:rPr>
          <w:rFonts w:ascii="微軟正黑體" w:eastAsia="微軟正黑體" w:hAnsi="微軟正黑體" w:cs="微軟正黑體"/>
        </w:rPr>
        <w:t xml:space="preserve"> </w:t>
      </w:r>
      <w:r w:rsidRPr="00C75AAD"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cs="微軟正黑體"/>
        </w:rPr>
        <w:t xml:space="preserve"> </w:t>
      </w:r>
      <w:r w:rsidRPr="00CB19D0">
        <w:rPr>
          <w:rFonts w:ascii="微軟正黑體" w:eastAsia="微軟正黑體" w:hAnsi="微軟正黑體" w:cs="微軟正黑體" w:hint="eastAsia"/>
        </w:rPr>
        <w:t>部分參與</w:t>
      </w:r>
    </w:p>
    <w:p w14:paraId="47B9FE98" w14:textId="77777777" w:rsidR="00C37430" w:rsidRPr="00EB2B8A" w:rsidRDefault="00C37430" w:rsidP="00C37430">
      <w:pPr>
        <w:pStyle w:val="11"/>
        <w:widowControl w:val="0"/>
        <w:spacing w:line="240" w:lineRule="auto"/>
        <w:rPr>
          <w:rFonts w:ascii="微軟正黑體" w:eastAsia="微軟正黑體" w:hAnsi="微軟正黑體" w:cs="微軟正黑體"/>
          <w:szCs w:val="24"/>
        </w:rPr>
      </w:pPr>
      <w:r w:rsidRPr="0028576E">
        <w:rPr>
          <w:rFonts w:ascii="微軟正黑體" w:eastAsia="微軟正黑體" w:hAnsi="微軟正黑體" w:cs="微軟正黑體" w:hint="eastAsia"/>
        </w:rPr>
        <w:t>擔任角色</w:t>
      </w:r>
      <w:r w:rsidRPr="0028576E">
        <w:rPr>
          <w:rFonts w:ascii="微軟正黑體" w:eastAsia="微軟正黑體" w:hAnsi="微軟正黑體" w:cs="微軟正黑體"/>
        </w:rPr>
        <w:t xml:space="preserve"> : </w:t>
      </w:r>
      <w:r>
        <w:rPr>
          <w:rFonts w:ascii="微軟正黑體" w:eastAsia="微軟正黑體" w:hAnsi="微軟正黑體" w:cs="微軟正黑體"/>
        </w:rPr>
        <w:t xml:space="preserve"> </w:t>
      </w:r>
      <w:r w:rsidRPr="00E67F34">
        <w:rPr>
          <w:rFonts w:eastAsia="標楷體" w:hint="eastAsia"/>
          <w:szCs w:val="24"/>
        </w:rPr>
        <w:t>□</w:t>
      </w:r>
      <w:r w:rsidRPr="00E67F34">
        <w:rPr>
          <w:rFonts w:eastAsia="標楷體" w:hint="eastAsia"/>
          <w:szCs w:val="24"/>
        </w:rPr>
        <w:t xml:space="preserve">PM </w:t>
      </w:r>
      <w:r>
        <w:rPr>
          <w:rFonts w:eastAsia="標楷體" w:hint="eastAsia"/>
          <w:szCs w:val="24"/>
        </w:rPr>
        <w:t xml:space="preserve">  </w:t>
      </w:r>
      <w:r w:rsidRPr="00E67F34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SA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SD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 xml:space="preserve">PG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 w:hint="eastAsia"/>
          <w:szCs w:val="24"/>
        </w:rPr>
        <w:t>S</w:t>
      </w:r>
      <w:r>
        <w:rPr>
          <w:rFonts w:eastAsia="標楷體"/>
          <w:szCs w:val="24"/>
        </w:rPr>
        <w:t xml:space="preserve">E  </w:t>
      </w:r>
      <w:r w:rsidRPr="00C75AAD">
        <w:rPr>
          <w:rFonts w:eastAsia="標楷體" w:hint="eastAsia"/>
          <w:szCs w:val="24"/>
        </w:rPr>
        <w:t>□</w:t>
      </w:r>
      <w:r>
        <w:rPr>
          <w:rFonts w:eastAsia="標楷體"/>
          <w:szCs w:val="24"/>
        </w:rPr>
        <w:t xml:space="preserve">OP  </w:t>
      </w:r>
      <w:r>
        <w:rPr>
          <w:rFonts w:eastAsia="標楷體" w:hint="eastAsia"/>
          <w:szCs w:val="24"/>
        </w:rPr>
        <w:t>□</w:t>
      </w:r>
      <w:r w:rsidRPr="00CB19D0">
        <w:rPr>
          <w:rFonts w:ascii="微軟正黑體" w:eastAsia="微軟正黑體" w:hAnsi="微軟正黑體" w:hint="eastAsia"/>
          <w:szCs w:val="24"/>
        </w:rPr>
        <w:t>其他</w:t>
      </w:r>
      <w:r w:rsidRPr="00CB19D0">
        <w:rPr>
          <w:rFonts w:ascii="微軟正黑體" w:eastAsia="微軟正黑體" w:hAnsi="微軟正黑體"/>
          <w:szCs w:val="24"/>
        </w:rPr>
        <w:t>:</w:t>
      </w:r>
    </w:p>
    <w:p w14:paraId="4568E7F5" w14:textId="77777777" w:rsidR="00C37430" w:rsidRPr="009A3AAB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</w:rPr>
        <w:t>開發平台</w:t>
      </w:r>
      <w:r w:rsidRPr="0028576E">
        <w:rPr>
          <w:rFonts w:ascii="微軟正黑體" w:eastAsia="微軟正黑體" w:hAnsi="微軟正黑體" w:cs="微軟正黑體"/>
        </w:rPr>
        <w:t xml:space="preserve"> : </w:t>
      </w:r>
    </w:p>
    <w:p w14:paraId="64977A91" w14:textId="77777777" w:rsidR="00C37430" w:rsidRDefault="00C37430" w:rsidP="00C37430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  <w:r w:rsidRPr="0028576E">
        <w:rPr>
          <w:rFonts w:ascii="微軟正黑體" w:eastAsia="微軟正黑體" w:hAnsi="微軟正黑體" w:cs="微軟正黑體" w:hint="eastAsia"/>
        </w:rPr>
        <w:t>程式語言</w:t>
      </w:r>
      <w:r w:rsidRPr="0028576E">
        <w:rPr>
          <w:rFonts w:ascii="微軟正黑體" w:eastAsia="微軟正黑體" w:hAnsi="微軟正黑體" w:cs="微軟正黑體"/>
        </w:rPr>
        <w:t xml:space="preserve">: </w:t>
      </w:r>
    </w:p>
    <w:p w14:paraId="54F346C7" w14:textId="77777777" w:rsidR="008F1386" w:rsidRPr="00C37430" w:rsidRDefault="008F1386" w:rsidP="0092174B">
      <w:pPr>
        <w:widowControl w:val="0"/>
        <w:autoSpaceDE w:val="0"/>
        <w:autoSpaceDN w:val="0"/>
        <w:adjustRightInd w:val="0"/>
        <w:spacing w:line="240" w:lineRule="auto"/>
        <w:rPr>
          <w:rFonts w:ascii="微軟正黑體" w:eastAsia="微軟正黑體" w:hAnsi="微軟正黑體" w:cs="微軟正黑體"/>
        </w:rPr>
      </w:pPr>
    </w:p>
    <w:p w14:paraId="34D4FE30" w14:textId="77777777" w:rsidR="004C172B" w:rsidRPr="00321725" w:rsidRDefault="008C2187" w:rsidP="00321725">
      <w:pPr>
        <w:rPr>
          <w:rFonts w:ascii="微軟正黑體" w:eastAsia="微軟正黑體" w:hAnsi="微軟正黑體" w:cs="微軟正黑體"/>
          <w:b/>
          <w:sz w:val="28"/>
          <w:szCs w:val="28"/>
        </w:rPr>
      </w:pPr>
      <w:r w:rsidRPr="00CB19D0">
        <w:rPr>
          <w:rFonts w:ascii="微軟正黑體" w:eastAsia="微軟正黑體" w:hAnsi="微軟正黑體" w:cs="微軟正黑體"/>
          <w:sz w:val="24"/>
          <w:szCs w:val="28"/>
        </w:rPr>
        <w:br w:type="page"/>
      </w:r>
      <w:r w:rsidR="004C172B" w:rsidRPr="007C7138">
        <w:rPr>
          <w:rFonts w:ascii="微軟正黑體" w:eastAsia="微軟正黑體" w:hAnsi="微軟正黑體" w:cs="微軟正黑體"/>
          <w:b/>
          <w:sz w:val="28"/>
          <w:szCs w:val="28"/>
        </w:rPr>
        <w:lastRenderedPageBreak/>
        <w:t>資訊技能 - Computer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5438"/>
      </w:tblGrid>
      <w:tr w:rsidR="00F63178" w:rsidRPr="000D624C" w14:paraId="4F29D1EE" w14:textId="77777777" w:rsidTr="000D624C">
        <w:tc>
          <w:tcPr>
            <w:tcW w:w="4644" w:type="dxa"/>
          </w:tcPr>
          <w:p w14:paraId="6A285060" w14:textId="77777777" w:rsidR="00F63178" w:rsidRPr="000D624C" w:rsidRDefault="00F6317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  <w:t>5.精通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</w:rPr>
              <w:t xml:space="preserve"> =&gt;</w:t>
            </w:r>
            <w:r w:rsidR="00C95827"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</w:rPr>
              <w:t>五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  <w:lang w:eastAsia="zh-HK"/>
              </w:rPr>
              <w:t>個專案實務經驗</w:t>
            </w:r>
          </w:p>
        </w:tc>
        <w:tc>
          <w:tcPr>
            <w:tcW w:w="5438" w:type="dxa"/>
          </w:tcPr>
          <w:p w14:paraId="27A06405" w14:textId="77777777" w:rsidR="00F63178" w:rsidRPr="000D624C" w:rsidRDefault="00F6317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  <w:t>4.</w:t>
            </w:r>
            <w:r w:rsidR="00C95827"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</w:rPr>
              <w:t>熟悉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</w:rPr>
              <w:t xml:space="preserve"> =&gt; 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  <w:lang w:eastAsia="zh-HK"/>
              </w:rPr>
              <w:t>三個專案實務經驗</w:t>
            </w:r>
          </w:p>
        </w:tc>
      </w:tr>
      <w:tr w:rsidR="00F63178" w:rsidRPr="000D624C" w14:paraId="7E17A626" w14:textId="77777777" w:rsidTr="000D624C">
        <w:tc>
          <w:tcPr>
            <w:tcW w:w="4644" w:type="dxa"/>
          </w:tcPr>
          <w:p w14:paraId="1267878F" w14:textId="77777777" w:rsidR="00F63178" w:rsidRPr="000D624C" w:rsidRDefault="00F6317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  <w:t>3.自行學習且有實務經驗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</w:rPr>
              <w:t xml:space="preserve"> =&gt; 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  <w:lang w:eastAsia="zh-HK"/>
              </w:rPr>
              <w:t>一個專案實務經驗</w:t>
            </w:r>
          </w:p>
          <w:p w14:paraId="28C8223D" w14:textId="77777777" w:rsidR="00F63178" w:rsidRPr="000D624C" w:rsidRDefault="00F6317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  <w:t>1.略懂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</w:rPr>
              <w:t xml:space="preserve"> =&gt; 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  <w:lang w:eastAsia="zh-HK"/>
              </w:rPr>
              <w:t>了解其概念</w:t>
            </w:r>
          </w:p>
        </w:tc>
        <w:tc>
          <w:tcPr>
            <w:tcW w:w="5438" w:type="dxa"/>
          </w:tcPr>
          <w:p w14:paraId="20D634DC" w14:textId="77777777" w:rsidR="00F63178" w:rsidRPr="000D624C" w:rsidRDefault="00F6317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  <w:t>2.有自行學習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</w:rPr>
              <w:t xml:space="preserve"> =&gt;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  <w:lang w:eastAsia="zh-HK"/>
              </w:rPr>
              <w:t>有學過沒有專案經驗</w:t>
            </w:r>
          </w:p>
          <w:p w14:paraId="54B6A653" w14:textId="77777777" w:rsidR="00F63178" w:rsidRPr="000D624C" w:rsidRDefault="00321725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  <w:t>(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  <w:lang w:eastAsia="zh-HK"/>
              </w:rPr>
              <w:t>請填入自評</w:t>
            </w:r>
            <w:r w:rsidRPr="000D624C"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  <w:t xml:space="preserve">5-1 ; 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</w:rPr>
              <w:t xml:space="preserve"> </w:t>
            </w:r>
            <w:r w:rsidRPr="000D624C"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  <w:t>如未列於其</w:t>
            </w:r>
            <w:r w:rsidRPr="000D624C">
              <w:rPr>
                <w:rFonts w:ascii="微軟正黑體" w:eastAsia="微軟正黑體" w:hAnsi="微軟正黑體" w:cs="微軟正黑體" w:hint="eastAsia"/>
                <w:b/>
                <w:color w:val="FF0000"/>
                <w:sz w:val="20"/>
                <w:szCs w:val="20"/>
              </w:rPr>
              <w:t>下</w:t>
            </w:r>
            <w:r w:rsidRPr="000D624C">
              <w:rPr>
                <w:rFonts w:ascii="微軟正黑體" w:eastAsia="微軟正黑體" w:hAnsi="微軟正黑體" w:cs="微軟正黑體"/>
                <w:b/>
                <w:color w:val="FF0000"/>
                <w:sz w:val="20"/>
                <w:szCs w:val="20"/>
              </w:rPr>
              <w:t>者，皆可自行補充)</w:t>
            </w:r>
          </w:p>
        </w:tc>
      </w:tr>
    </w:tbl>
    <w:p w14:paraId="6C4E0480" w14:textId="77777777" w:rsidR="004C172B" w:rsidRPr="000D624C" w:rsidRDefault="004C172B" w:rsidP="004C172B">
      <w:pPr>
        <w:widowControl w:val="0"/>
        <w:spacing w:line="240" w:lineRule="auto"/>
        <w:rPr>
          <w:rFonts w:ascii="微軟正黑體" w:eastAsia="微軟正黑體" w:hAnsi="微軟正黑體" w:cs="微軟正黑體"/>
          <w:b/>
          <w:color w:val="1F497D"/>
          <w:u w:val="single"/>
        </w:rPr>
      </w:pP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資料庫 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276"/>
        <w:gridCol w:w="2222"/>
      </w:tblGrid>
      <w:tr w:rsidR="004C172B" w:rsidRPr="000D624C" w14:paraId="7C7E5617" w14:textId="77777777" w:rsidTr="000D624C">
        <w:trPr>
          <w:trHeight w:val="364"/>
        </w:trPr>
        <w:tc>
          <w:tcPr>
            <w:tcW w:w="1413" w:type="dxa"/>
          </w:tcPr>
          <w:p w14:paraId="080F96B8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MsSQL：</w:t>
            </w:r>
          </w:p>
        </w:tc>
        <w:tc>
          <w:tcPr>
            <w:tcW w:w="1701" w:type="dxa"/>
          </w:tcPr>
          <w:p w14:paraId="5915B9D4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 Oracle：</w:t>
            </w:r>
          </w:p>
        </w:tc>
        <w:tc>
          <w:tcPr>
            <w:tcW w:w="1701" w:type="dxa"/>
          </w:tcPr>
          <w:p w14:paraId="3186E191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 MySQL ：</w:t>
            </w:r>
          </w:p>
        </w:tc>
        <w:tc>
          <w:tcPr>
            <w:tcW w:w="1701" w:type="dxa"/>
          </w:tcPr>
          <w:p w14:paraId="1E885291" w14:textId="77777777" w:rsidR="004C172B" w:rsidRPr="000D624C" w:rsidRDefault="00637A7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Informix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  <w:tc>
          <w:tcPr>
            <w:tcW w:w="1276" w:type="dxa"/>
          </w:tcPr>
          <w:p w14:paraId="6ED444D0" w14:textId="77777777" w:rsidR="004C172B" w:rsidRPr="00485E83" w:rsidRDefault="00637A72" w:rsidP="000D624C">
            <w:pPr>
              <w:widowControl w:val="0"/>
              <w:spacing w:line="240" w:lineRule="auto"/>
              <w:rPr>
                <w:rFonts w:ascii="微軟正黑體" w:eastAsia="微軟正黑體" w:hAnsi="微軟正黑體"/>
                <w:b/>
                <w:bCs/>
              </w:rPr>
            </w:pPr>
            <w:r w:rsidRPr="00485E83">
              <w:rPr>
                <w:rFonts w:ascii="微軟正黑體" w:eastAsia="微軟正黑體" w:hAnsi="微軟正黑體" w:hint="eastAsia"/>
                <w:b/>
                <w:bCs/>
              </w:rPr>
              <w:t>DB2：</w:t>
            </w:r>
          </w:p>
        </w:tc>
        <w:tc>
          <w:tcPr>
            <w:tcW w:w="2222" w:type="dxa"/>
          </w:tcPr>
          <w:p w14:paraId="6060CBFB" w14:textId="77777777" w:rsidR="004C172B" w:rsidRPr="000D624C" w:rsidRDefault="00637A7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P</w:t>
            </w: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ostgreSQL 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</w:tr>
      <w:tr w:rsidR="004C172B" w:rsidRPr="000D624C" w14:paraId="0D026EF1" w14:textId="77777777" w:rsidTr="000D624C">
        <w:trPr>
          <w:trHeight w:val="364"/>
        </w:trPr>
        <w:tc>
          <w:tcPr>
            <w:tcW w:w="10014" w:type="dxa"/>
            <w:gridSpan w:val="6"/>
          </w:tcPr>
          <w:p w14:paraId="15B99E81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其他</w:t>
            </w:r>
            <w:r w:rsidR="00725391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 DB2/400 : </w:t>
            </w:r>
          </w:p>
        </w:tc>
      </w:tr>
    </w:tbl>
    <w:p w14:paraId="3166D03E" w14:textId="77777777" w:rsidR="00637A72" w:rsidRPr="000D624C" w:rsidRDefault="00637A72" w:rsidP="00637A72">
      <w:pPr>
        <w:widowControl w:val="0"/>
        <w:spacing w:line="240" w:lineRule="auto"/>
        <w:rPr>
          <w:rFonts w:ascii="微軟正黑體" w:eastAsia="微軟正黑體" w:hAnsi="微軟正黑體" w:cs="微軟正黑體"/>
          <w:b/>
          <w:color w:val="1F497D"/>
          <w:u w:val="single"/>
        </w:rPr>
      </w:pP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資料庫語</w:t>
      </w:r>
      <w:r w:rsidRPr="000D624C">
        <w:rPr>
          <w:rFonts w:ascii="微軟正黑體" w:eastAsia="微軟正黑體" w:hAnsi="微軟正黑體" w:cs="微軟正黑體"/>
          <w:b/>
          <w:color w:val="1F497D"/>
          <w:u w:val="single"/>
        </w:rPr>
        <w:t>言</w:t>
      </w: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 xml:space="preserve"> 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7"/>
        <w:gridCol w:w="5007"/>
      </w:tblGrid>
      <w:tr w:rsidR="00C65C6A" w:rsidRPr="000D624C" w14:paraId="0D1C1FAE" w14:textId="77777777" w:rsidTr="000D624C">
        <w:trPr>
          <w:trHeight w:val="364"/>
        </w:trPr>
        <w:tc>
          <w:tcPr>
            <w:tcW w:w="5007" w:type="dxa"/>
          </w:tcPr>
          <w:p w14:paraId="504FB94F" w14:textId="77777777" w:rsidR="00C65C6A" w:rsidRPr="000D624C" w:rsidRDefault="00C65C6A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T-SQL：</w:t>
            </w:r>
          </w:p>
        </w:tc>
        <w:tc>
          <w:tcPr>
            <w:tcW w:w="5007" w:type="dxa"/>
          </w:tcPr>
          <w:p w14:paraId="1D84DCED" w14:textId="77777777" w:rsidR="00C65C6A" w:rsidRPr="000D624C" w:rsidRDefault="00C65C6A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PL-</w:t>
            </w:r>
            <w:proofErr w:type="gramStart"/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SQL :</w:t>
            </w:r>
            <w:proofErr w:type="gramEnd"/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 </w:t>
            </w:r>
          </w:p>
        </w:tc>
      </w:tr>
      <w:tr w:rsidR="00637A72" w:rsidRPr="000D624C" w14:paraId="6A8F7FFA" w14:textId="77777777" w:rsidTr="000D624C">
        <w:trPr>
          <w:trHeight w:val="364"/>
        </w:trPr>
        <w:tc>
          <w:tcPr>
            <w:tcW w:w="10014" w:type="dxa"/>
            <w:gridSpan w:val="2"/>
          </w:tcPr>
          <w:p w14:paraId="0AF816CD" w14:textId="77777777" w:rsidR="00637A72" w:rsidRPr="000D624C" w:rsidRDefault="00637A7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其他</w:t>
            </w:r>
          </w:p>
        </w:tc>
      </w:tr>
    </w:tbl>
    <w:p w14:paraId="1E2D7AEE" w14:textId="77777777" w:rsidR="00460F1D" w:rsidRPr="000D624C" w:rsidRDefault="00460F1D" w:rsidP="00460F1D">
      <w:pPr>
        <w:widowControl w:val="0"/>
        <w:spacing w:line="240" w:lineRule="auto"/>
        <w:rPr>
          <w:rFonts w:ascii="微軟正黑體" w:eastAsia="微軟正黑體" w:hAnsi="微軟正黑體" w:cs="微軟正黑體"/>
          <w:b/>
          <w:color w:val="1F497D"/>
          <w:u w:val="single"/>
        </w:rPr>
      </w:pP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站台管理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1"/>
        <w:gridCol w:w="1681"/>
      </w:tblGrid>
      <w:tr w:rsidR="00460F1D" w:rsidRPr="000D624C" w14:paraId="225F10E8" w14:textId="77777777" w:rsidTr="000D624C">
        <w:trPr>
          <w:trHeight w:val="364"/>
        </w:trPr>
        <w:tc>
          <w:tcPr>
            <w:tcW w:w="1680" w:type="dxa"/>
          </w:tcPr>
          <w:p w14:paraId="51D1BF85" w14:textId="77777777" w:rsidR="00460F1D" w:rsidRPr="000D624C" w:rsidRDefault="00460F1D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IIS：</w:t>
            </w:r>
          </w:p>
        </w:tc>
        <w:tc>
          <w:tcPr>
            <w:tcW w:w="1680" w:type="dxa"/>
          </w:tcPr>
          <w:p w14:paraId="76AD40F5" w14:textId="77777777" w:rsidR="00460F1D" w:rsidRPr="000D624C" w:rsidRDefault="00460F1D" w:rsidP="000D624C">
            <w:pPr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Apache</w:t>
            </w:r>
          </w:p>
        </w:tc>
        <w:tc>
          <w:tcPr>
            <w:tcW w:w="1680" w:type="dxa"/>
          </w:tcPr>
          <w:p w14:paraId="6FA1E991" w14:textId="77777777" w:rsidR="00460F1D" w:rsidRPr="000D624C" w:rsidRDefault="00460F1D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Tomcat：</w:t>
            </w:r>
          </w:p>
        </w:tc>
        <w:tc>
          <w:tcPr>
            <w:tcW w:w="1680" w:type="dxa"/>
          </w:tcPr>
          <w:p w14:paraId="318A558A" w14:textId="77777777" w:rsidR="00460F1D" w:rsidRPr="000D624C" w:rsidRDefault="00460F1D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JBOSS：</w:t>
            </w:r>
          </w:p>
        </w:tc>
        <w:tc>
          <w:tcPr>
            <w:tcW w:w="1681" w:type="dxa"/>
          </w:tcPr>
          <w:p w14:paraId="23005E56" w14:textId="77777777" w:rsidR="00460F1D" w:rsidRPr="000D624C" w:rsidRDefault="00460F1D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WAS：</w:t>
            </w:r>
          </w:p>
        </w:tc>
        <w:tc>
          <w:tcPr>
            <w:tcW w:w="1681" w:type="dxa"/>
          </w:tcPr>
          <w:p w14:paraId="602FBC7E" w14:textId="77777777" w:rsidR="00460F1D" w:rsidRPr="000D624C" w:rsidRDefault="00460F1D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IHS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</w:tr>
      <w:tr w:rsidR="00460F1D" w:rsidRPr="000D624C" w14:paraId="244EBA96" w14:textId="77777777" w:rsidTr="000D624C">
        <w:trPr>
          <w:trHeight w:val="364"/>
        </w:trPr>
        <w:tc>
          <w:tcPr>
            <w:tcW w:w="10082" w:type="dxa"/>
            <w:gridSpan w:val="6"/>
          </w:tcPr>
          <w:p w14:paraId="341853AC" w14:textId="77777777" w:rsidR="00460F1D" w:rsidRPr="000D624C" w:rsidRDefault="00460F1D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其他：</w:t>
            </w:r>
          </w:p>
        </w:tc>
      </w:tr>
    </w:tbl>
    <w:p w14:paraId="7B58E2CE" w14:textId="77777777" w:rsidR="004C172B" w:rsidRPr="000D624C" w:rsidRDefault="004C172B" w:rsidP="004C172B">
      <w:pPr>
        <w:widowControl w:val="0"/>
        <w:spacing w:line="240" w:lineRule="auto"/>
        <w:rPr>
          <w:rFonts w:ascii="微軟正黑體" w:eastAsia="微軟正黑體" w:hAnsi="微軟正黑體" w:cs="微軟正黑體"/>
          <w:b/>
          <w:color w:val="1F497D"/>
          <w:u w:val="single"/>
        </w:rPr>
      </w:pP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開發</w:t>
      </w:r>
      <w:r w:rsidR="00B91E22"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環境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7"/>
        <w:gridCol w:w="2016"/>
        <w:gridCol w:w="2017"/>
      </w:tblGrid>
      <w:tr w:rsidR="00B91E22" w:rsidRPr="000D624C" w14:paraId="46A40687" w14:textId="77777777" w:rsidTr="000D624C">
        <w:trPr>
          <w:trHeight w:val="292"/>
        </w:trPr>
        <w:tc>
          <w:tcPr>
            <w:tcW w:w="2016" w:type="dxa"/>
          </w:tcPr>
          <w:p w14:paraId="1C0202A2" w14:textId="77777777" w:rsidR="00B91E22" w:rsidRPr="000D624C" w:rsidRDefault="00B91E2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proofErr w:type="spellStart"/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Vitual</w:t>
            </w:r>
            <w:proofErr w:type="spellEnd"/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Studio： </w:t>
            </w:r>
          </w:p>
        </w:tc>
        <w:tc>
          <w:tcPr>
            <w:tcW w:w="2016" w:type="dxa"/>
          </w:tcPr>
          <w:p w14:paraId="142BB5D4" w14:textId="77777777" w:rsidR="00B91E22" w:rsidRPr="000D624C" w:rsidRDefault="00B91E2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Drea</w:t>
            </w:r>
            <w:r w:rsidR="006D3CE8"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m</w:t>
            </w: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Weaver：</w:t>
            </w:r>
          </w:p>
        </w:tc>
        <w:tc>
          <w:tcPr>
            <w:tcW w:w="2017" w:type="dxa"/>
          </w:tcPr>
          <w:p w14:paraId="6BEB4999" w14:textId="77777777" w:rsidR="00B91E22" w:rsidRPr="000D624C" w:rsidRDefault="00B91E2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SharePoint：</w:t>
            </w:r>
          </w:p>
        </w:tc>
        <w:tc>
          <w:tcPr>
            <w:tcW w:w="2016" w:type="dxa"/>
          </w:tcPr>
          <w:p w14:paraId="3C736CA4" w14:textId="77777777" w:rsidR="00B91E22" w:rsidRPr="000D624C" w:rsidRDefault="00B91E2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proofErr w:type="spellStart"/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NotePad</w:t>
            </w:r>
            <w:proofErr w:type="spellEnd"/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++：</w:t>
            </w:r>
          </w:p>
        </w:tc>
        <w:tc>
          <w:tcPr>
            <w:tcW w:w="2017" w:type="dxa"/>
          </w:tcPr>
          <w:p w14:paraId="331BA55F" w14:textId="77777777" w:rsidR="00B91E22" w:rsidRPr="000D624C" w:rsidRDefault="00B91E2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Eclipse ： </w:t>
            </w:r>
          </w:p>
        </w:tc>
      </w:tr>
      <w:tr w:rsidR="00B91E22" w:rsidRPr="000D624C" w14:paraId="672B37BD" w14:textId="77777777" w:rsidTr="000D624C">
        <w:trPr>
          <w:trHeight w:val="226"/>
        </w:trPr>
        <w:tc>
          <w:tcPr>
            <w:tcW w:w="10082" w:type="dxa"/>
            <w:gridSpan w:val="5"/>
          </w:tcPr>
          <w:p w14:paraId="1D9B3ACB" w14:textId="77777777" w:rsidR="00B91E22" w:rsidRPr="000D624C" w:rsidRDefault="00B91E2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其他 ：</w:t>
            </w:r>
          </w:p>
        </w:tc>
      </w:tr>
    </w:tbl>
    <w:p w14:paraId="00063E22" w14:textId="77777777" w:rsidR="004C172B" w:rsidRPr="000D624C" w:rsidRDefault="004C172B" w:rsidP="004C172B">
      <w:pPr>
        <w:widowControl w:val="0"/>
        <w:spacing w:line="240" w:lineRule="auto"/>
        <w:rPr>
          <w:rFonts w:ascii="微軟正黑體" w:eastAsia="微軟正黑體" w:hAnsi="微軟正黑體" w:cs="微軟正黑體"/>
          <w:b/>
          <w:color w:val="1F497D"/>
          <w:u w:val="single"/>
        </w:rPr>
      </w:pP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程式開發語言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9"/>
        <w:gridCol w:w="834"/>
        <w:gridCol w:w="835"/>
        <w:gridCol w:w="1669"/>
        <w:gridCol w:w="1669"/>
        <w:gridCol w:w="834"/>
        <w:gridCol w:w="835"/>
        <w:gridCol w:w="1669"/>
      </w:tblGrid>
      <w:tr w:rsidR="00C65C6A" w:rsidRPr="000D624C" w14:paraId="679A78D5" w14:textId="77777777" w:rsidTr="000D624C">
        <w:trPr>
          <w:trHeight w:val="364"/>
        </w:trPr>
        <w:tc>
          <w:tcPr>
            <w:tcW w:w="1669" w:type="dxa"/>
          </w:tcPr>
          <w:p w14:paraId="0A8A441E" w14:textId="77777777" w:rsidR="00C65C6A" w:rsidRPr="000D624C" w:rsidRDefault="00C65C6A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C#：</w:t>
            </w:r>
          </w:p>
        </w:tc>
        <w:tc>
          <w:tcPr>
            <w:tcW w:w="1669" w:type="dxa"/>
            <w:gridSpan w:val="2"/>
          </w:tcPr>
          <w:p w14:paraId="7563FB5A" w14:textId="77777777" w:rsidR="00C65C6A" w:rsidRPr="000D624C" w:rsidRDefault="00C65C6A" w:rsidP="000D624C">
            <w:pPr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VB.net：</w:t>
            </w:r>
          </w:p>
        </w:tc>
        <w:tc>
          <w:tcPr>
            <w:tcW w:w="1669" w:type="dxa"/>
          </w:tcPr>
          <w:p w14:paraId="17AEABFE" w14:textId="77777777" w:rsidR="00C65C6A" w:rsidRPr="000D624C" w:rsidRDefault="00C65C6A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C/C++</w:t>
            </w:r>
            <w:r w:rsidR="00BC7601"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  <w:tc>
          <w:tcPr>
            <w:tcW w:w="1669" w:type="dxa"/>
          </w:tcPr>
          <w:p w14:paraId="23090020" w14:textId="77777777" w:rsidR="00C65C6A" w:rsidRPr="000D624C" w:rsidRDefault="00C65C6A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Java：</w:t>
            </w:r>
          </w:p>
        </w:tc>
        <w:tc>
          <w:tcPr>
            <w:tcW w:w="1669" w:type="dxa"/>
            <w:gridSpan w:val="2"/>
          </w:tcPr>
          <w:p w14:paraId="2B567EBA" w14:textId="77777777" w:rsidR="00C65C6A" w:rsidRPr="000D624C" w:rsidRDefault="00C65C6A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Python</w:t>
            </w:r>
          </w:p>
        </w:tc>
        <w:tc>
          <w:tcPr>
            <w:tcW w:w="1669" w:type="dxa"/>
          </w:tcPr>
          <w:p w14:paraId="30487AC4" w14:textId="77777777" w:rsidR="00C65C6A" w:rsidRPr="000D624C" w:rsidRDefault="00C65C6A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/>
              </w:rPr>
              <w:t>4GL</w:t>
            </w:r>
            <w:r w:rsidRPr="000D624C">
              <w:rPr>
                <w:rFonts w:ascii="微軟正黑體" w:eastAsia="微軟正黑體" w:hAnsi="微軟正黑體" w:hint="eastAsia"/>
              </w:rPr>
              <w:t>：</w:t>
            </w:r>
          </w:p>
        </w:tc>
      </w:tr>
      <w:tr w:rsidR="00BC7601" w:rsidRPr="000D624C" w14:paraId="58F33FEC" w14:textId="77777777" w:rsidTr="00AB61F2">
        <w:trPr>
          <w:trHeight w:val="364"/>
        </w:trPr>
        <w:tc>
          <w:tcPr>
            <w:tcW w:w="2503" w:type="dxa"/>
            <w:gridSpan w:val="2"/>
          </w:tcPr>
          <w:p w14:paraId="2C1A7618" w14:textId="77777777" w:rsidR="00BC7601" w:rsidRPr="000D624C" w:rsidRDefault="00BC7601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PHP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 ：</w:t>
            </w:r>
          </w:p>
        </w:tc>
        <w:tc>
          <w:tcPr>
            <w:tcW w:w="2504" w:type="dxa"/>
            <w:gridSpan w:val="2"/>
          </w:tcPr>
          <w:p w14:paraId="0E315415" w14:textId="77777777" w:rsidR="00BC7601" w:rsidRPr="000D624C" w:rsidRDefault="00BC7601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RPG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  <w:tc>
          <w:tcPr>
            <w:tcW w:w="2503" w:type="dxa"/>
            <w:gridSpan w:val="2"/>
          </w:tcPr>
          <w:p w14:paraId="1573698C" w14:textId="77777777" w:rsidR="00BC7601" w:rsidRPr="000D624C" w:rsidRDefault="00BC7601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COBOL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  <w:tc>
          <w:tcPr>
            <w:tcW w:w="2504" w:type="dxa"/>
            <w:gridSpan w:val="2"/>
          </w:tcPr>
          <w:p w14:paraId="07A4D104" w14:textId="77777777" w:rsidR="00BC7601" w:rsidRPr="000D624C" w:rsidRDefault="00BC7601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其他 ：</w:t>
            </w:r>
          </w:p>
        </w:tc>
      </w:tr>
    </w:tbl>
    <w:p w14:paraId="06E826CA" w14:textId="77777777" w:rsidR="004C172B" w:rsidRPr="000D624C" w:rsidRDefault="004C172B" w:rsidP="004C172B">
      <w:pPr>
        <w:widowControl w:val="0"/>
        <w:spacing w:line="240" w:lineRule="auto"/>
        <w:rPr>
          <w:rFonts w:ascii="微軟正黑體" w:eastAsia="微軟正黑體" w:hAnsi="微軟正黑體" w:cs="微軟正黑體"/>
          <w:b/>
          <w:color w:val="1F497D"/>
          <w:u w:val="single"/>
        </w:rPr>
      </w:pP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前端開發語言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665"/>
        <w:gridCol w:w="841"/>
        <w:gridCol w:w="1667"/>
        <w:gridCol w:w="1669"/>
        <w:gridCol w:w="835"/>
        <w:gridCol w:w="833"/>
        <w:gridCol w:w="1671"/>
      </w:tblGrid>
      <w:tr w:rsidR="004C172B" w:rsidRPr="000D624C" w14:paraId="2AA8D2EF" w14:textId="77777777" w:rsidTr="000D624C">
        <w:trPr>
          <w:trHeight w:val="364"/>
        </w:trPr>
        <w:tc>
          <w:tcPr>
            <w:tcW w:w="1838" w:type="dxa"/>
          </w:tcPr>
          <w:p w14:paraId="1324D5FF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Java</w:t>
            </w:r>
            <w:r w:rsidR="00FC1150"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script：</w:t>
            </w:r>
          </w:p>
        </w:tc>
        <w:tc>
          <w:tcPr>
            <w:tcW w:w="1506" w:type="dxa"/>
            <w:gridSpan w:val="2"/>
          </w:tcPr>
          <w:p w14:paraId="07325D79" w14:textId="77777777" w:rsidR="004C172B" w:rsidRPr="000D624C" w:rsidRDefault="004C172B" w:rsidP="000D624C">
            <w:pPr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proofErr w:type="spellStart"/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Jquery</w:t>
            </w:r>
            <w:proofErr w:type="spellEnd"/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  <w:tc>
          <w:tcPr>
            <w:tcW w:w="1667" w:type="dxa"/>
          </w:tcPr>
          <w:p w14:paraId="3238A986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Html：</w:t>
            </w:r>
          </w:p>
        </w:tc>
        <w:tc>
          <w:tcPr>
            <w:tcW w:w="1669" w:type="dxa"/>
          </w:tcPr>
          <w:p w14:paraId="42CC46DB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Html5：</w:t>
            </w:r>
          </w:p>
        </w:tc>
        <w:tc>
          <w:tcPr>
            <w:tcW w:w="1668" w:type="dxa"/>
            <w:gridSpan w:val="2"/>
          </w:tcPr>
          <w:p w14:paraId="31C71CD8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C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SS：</w:t>
            </w:r>
          </w:p>
        </w:tc>
        <w:tc>
          <w:tcPr>
            <w:tcW w:w="1667" w:type="dxa"/>
          </w:tcPr>
          <w:p w14:paraId="3EAA69C7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ASP：</w:t>
            </w:r>
          </w:p>
        </w:tc>
      </w:tr>
      <w:tr w:rsidR="006D3CE8" w:rsidRPr="000D624C" w14:paraId="65ECCF3C" w14:textId="77777777" w:rsidTr="000D624C">
        <w:trPr>
          <w:trHeight w:val="230"/>
        </w:trPr>
        <w:tc>
          <w:tcPr>
            <w:tcW w:w="2503" w:type="dxa"/>
            <w:gridSpan w:val="2"/>
          </w:tcPr>
          <w:p w14:paraId="29B0D3EC" w14:textId="77777777" w:rsidR="006D3CE8" w:rsidRPr="000D624C" w:rsidRDefault="006D3CE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JSP：</w:t>
            </w:r>
          </w:p>
        </w:tc>
        <w:tc>
          <w:tcPr>
            <w:tcW w:w="2504" w:type="dxa"/>
            <w:gridSpan w:val="2"/>
          </w:tcPr>
          <w:p w14:paraId="7FBEC7F1" w14:textId="77777777" w:rsidR="006D3CE8" w:rsidRPr="000D624C" w:rsidRDefault="006D3CE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AJAX：</w:t>
            </w:r>
          </w:p>
        </w:tc>
        <w:tc>
          <w:tcPr>
            <w:tcW w:w="2504" w:type="dxa"/>
            <w:gridSpan w:val="2"/>
          </w:tcPr>
          <w:p w14:paraId="55096621" w14:textId="77777777" w:rsidR="006D3CE8" w:rsidRPr="000D624C" w:rsidRDefault="006D3CE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PHP：</w:t>
            </w:r>
          </w:p>
        </w:tc>
        <w:tc>
          <w:tcPr>
            <w:tcW w:w="2504" w:type="dxa"/>
            <w:gridSpan w:val="2"/>
          </w:tcPr>
          <w:p w14:paraId="649FEA4F" w14:textId="77777777" w:rsidR="006D3CE8" w:rsidRPr="000D624C" w:rsidRDefault="006D3CE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A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SP.</w:t>
            </w: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NET</w:t>
            </w:r>
            <w:r w:rsidR="00C66742"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</w:tr>
      <w:tr w:rsidR="004C172B" w:rsidRPr="000D624C" w14:paraId="7ECB0959" w14:textId="77777777" w:rsidTr="000D624C">
        <w:trPr>
          <w:trHeight w:val="364"/>
        </w:trPr>
        <w:tc>
          <w:tcPr>
            <w:tcW w:w="10015" w:type="dxa"/>
            <w:gridSpan w:val="8"/>
          </w:tcPr>
          <w:p w14:paraId="48D71846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其他 -</w:t>
            </w:r>
          </w:p>
        </w:tc>
      </w:tr>
    </w:tbl>
    <w:p w14:paraId="4E3285F4" w14:textId="77777777" w:rsidR="004C172B" w:rsidRPr="000D624C" w:rsidRDefault="004C172B" w:rsidP="004C172B">
      <w:pPr>
        <w:widowControl w:val="0"/>
        <w:spacing w:line="240" w:lineRule="auto"/>
        <w:rPr>
          <w:rFonts w:ascii="微軟正黑體" w:eastAsia="微軟正黑體" w:hAnsi="微軟正黑體" w:cs="微軟正黑體"/>
          <w:b/>
          <w:color w:val="1F497D"/>
          <w:u w:val="single"/>
        </w:rPr>
      </w:pP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框架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3"/>
        <w:gridCol w:w="2504"/>
        <w:gridCol w:w="2503"/>
        <w:gridCol w:w="2504"/>
      </w:tblGrid>
      <w:tr w:rsidR="00222332" w:rsidRPr="000D624C" w14:paraId="03949974" w14:textId="77777777" w:rsidTr="000D624C">
        <w:trPr>
          <w:trHeight w:val="364"/>
        </w:trPr>
        <w:tc>
          <w:tcPr>
            <w:tcW w:w="2503" w:type="dxa"/>
          </w:tcPr>
          <w:p w14:paraId="0349CDC4" w14:textId="77777777" w:rsidR="00222332" w:rsidRPr="000D624C" w:rsidRDefault="0022233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Spring：</w:t>
            </w:r>
          </w:p>
        </w:tc>
        <w:tc>
          <w:tcPr>
            <w:tcW w:w="2504" w:type="dxa"/>
          </w:tcPr>
          <w:p w14:paraId="41678FCD" w14:textId="77777777" w:rsidR="00222332" w:rsidRPr="000D624C" w:rsidRDefault="00222332" w:rsidP="000D624C">
            <w:pPr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proofErr w:type="gramStart"/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Struts :</w:t>
            </w:r>
            <w:proofErr w:type="gramEnd"/>
          </w:p>
        </w:tc>
        <w:tc>
          <w:tcPr>
            <w:tcW w:w="2503" w:type="dxa"/>
          </w:tcPr>
          <w:p w14:paraId="3D047CC6" w14:textId="77777777" w:rsidR="00222332" w:rsidRPr="000D624C" w:rsidRDefault="0022233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Hibernate：</w:t>
            </w:r>
          </w:p>
        </w:tc>
        <w:tc>
          <w:tcPr>
            <w:tcW w:w="2504" w:type="dxa"/>
          </w:tcPr>
          <w:p w14:paraId="7033857A" w14:textId="77777777" w:rsidR="00222332" w:rsidRPr="000D624C" w:rsidRDefault="00222332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proofErr w:type="spellStart"/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ibatis</w:t>
            </w:r>
            <w:proofErr w:type="spellEnd"/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</w:tr>
      <w:tr w:rsidR="004C172B" w:rsidRPr="000D624C" w14:paraId="15925AF0" w14:textId="77777777" w:rsidTr="000D624C">
        <w:trPr>
          <w:trHeight w:val="364"/>
        </w:trPr>
        <w:tc>
          <w:tcPr>
            <w:tcW w:w="10014" w:type="dxa"/>
            <w:gridSpan w:val="4"/>
          </w:tcPr>
          <w:p w14:paraId="76CF9BA1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其他</w:t>
            </w:r>
            <w:r w:rsidR="008F69FC"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</w:tr>
    </w:tbl>
    <w:p w14:paraId="2AB76EF3" w14:textId="77777777" w:rsidR="004C172B" w:rsidRPr="000D624C" w:rsidRDefault="004C172B" w:rsidP="004C172B">
      <w:pPr>
        <w:widowControl w:val="0"/>
        <w:spacing w:line="240" w:lineRule="auto"/>
        <w:rPr>
          <w:rFonts w:ascii="微軟正黑體" w:eastAsia="微軟正黑體" w:hAnsi="微軟正黑體" w:cs="微軟正黑體"/>
          <w:b/>
          <w:color w:val="1F497D"/>
          <w:u w:val="single"/>
        </w:rPr>
      </w:pP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報表服務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3"/>
        <w:gridCol w:w="2504"/>
        <w:gridCol w:w="2503"/>
        <w:gridCol w:w="2504"/>
      </w:tblGrid>
      <w:tr w:rsidR="006D3CE8" w:rsidRPr="000D624C" w14:paraId="382D5B8F" w14:textId="77777777" w:rsidTr="000D624C">
        <w:trPr>
          <w:trHeight w:val="364"/>
        </w:trPr>
        <w:tc>
          <w:tcPr>
            <w:tcW w:w="2503" w:type="dxa"/>
          </w:tcPr>
          <w:p w14:paraId="5A2817DF" w14:textId="77777777" w:rsidR="006D3CE8" w:rsidRPr="000D624C" w:rsidRDefault="006D3CE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Crystal report:</w:t>
            </w:r>
          </w:p>
        </w:tc>
        <w:tc>
          <w:tcPr>
            <w:tcW w:w="2504" w:type="dxa"/>
          </w:tcPr>
          <w:p w14:paraId="4F28BDAC" w14:textId="77777777" w:rsidR="006D3CE8" w:rsidRPr="000D624C" w:rsidRDefault="006D3CE8" w:rsidP="000D624C">
            <w:pPr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Reporting service：</w:t>
            </w:r>
          </w:p>
        </w:tc>
        <w:tc>
          <w:tcPr>
            <w:tcW w:w="2503" w:type="dxa"/>
          </w:tcPr>
          <w:p w14:paraId="69014C65" w14:textId="77777777" w:rsidR="006D3CE8" w:rsidRPr="000D624C" w:rsidRDefault="006D3CE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Fast</w:t>
            </w: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Report：</w:t>
            </w:r>
          </w:p>
        </w:tc>
        <w:tc>
          <w:tcPr>
            <w:tcW w:w="2504" w:type="dxa"/>
          </w:tcPr>
          <w:p w14:paraId="71DCA185" w14:textId="77777777" w:rsidR="006D3CE8" w:rsidRPr="000D624C" w:rsidRDefault="006D3CE8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>business object</w:t>
            </w:r>
          </w:p>
        </w:tc>
      </w:tr>
      <w:tr w:rsidR="004C172B" w:rsidRPr="000D624C" w14:paraId="0A89CE55" w14:textId="77777777" w:rsidTr="000D624C">
        <w:trPr>
          <w:trHeight w:val="364"/>
        </w:trPr>
        <w:tc>
          <w:tcPr>
            <w:tcW w:w="10014" w:type="dxa"/>
            <w:gridSpan w:val="4"/>
          </w:tcPr>
          <w:p w14:paraId="3F1E5AAF" w14:textId="77777777" w:rsidR="004C172B" w:rsidRPr="000D624C" w:rsidRDefault="004C172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其他</w:t>
            </w:r>
            <w:r w:rsidR="008F69FC"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</w:tr>
    </w:tbl>
    <w:p w14:paraId="63BD55CA" w14:textId="77777777" w:rsidR="004C172B" w:rsidRPr="000D624C" w:rsidRDefault="004C172B" w:rsidP="004C172B">
      <w:pPr>
        <w:widowControl w:val="0"/>
        <w:spacing w:line="240" w:lineRule="auto"/>
        <w:rPr>
          <w:rFonts w:ascii="微軟正黑體" w:eastAsia="微軟正黑體" w:hAnsi="微軟正黑體" w:cs="微軟正黑體"/>
          <w:b/>
          <w:color w:val="1F497D"/>
          <w:u w:val="single"/>
        </w:rPr>
      </w:pP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作業系統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7"/>
        <w:gridCol w:w="2508"/>
        <w:gridCol w:w="2508"/>
        <w:gridCol w:w="2508"/>
      </w:tblGrid>
      <w:tr w:rsidR="003F121B" w:rsidRPr="000D624C" w14:paraId="50AB2BDE" w14:textId="77777777" w:rsidTr="000D624C">
        <w:trPr>
          <w:trHeight w:val="364"/>
        </w:trPr>
        <w:tc>
          <w:tcPr>
            <w:tcW w:w="2507" w:type="dxa"/>
          </w:tcPr>
          <w:p w14:paraId="71910816" w14:textId="77777777" w:rsidR="003F121B" w:rsidRPr="000D624C" w:rsidRDefault="003F121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Windows ：</w:t>
            </w:r>
          </w:p>
        </w:tc>
        <w:tc>
          <w:tcPr>
            <w:tcW w:w="2508" w:type="dxa"/>
          </w:tcPr>
          <w:p w14:paraId="63F02ECC" w14:textId="77777777" w:rsidR="003F121B" w:rsidRPr="000D624C" w:rsidRDefault="00BC7601" w:rsidP="000D624C">
            <w:pPr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Linux 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  <w:tc>
          <w:tcPr>
            <w:tcW w:w="5016" w:type="dxa"/>
            <w:gridSpan w:val="2"/>
          </w:tcPr>
          <w:p w14:paraId="10403D3A" w14:textId="77777777" w:rsidR="003F121B" w:rsidRPr="000D624C" w:rsidRDefault="003F121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Unix </w:t>
            </w:r>
          </w:p>
          <w:p w14:paraId="0B7989E1" w14:textId="77777777" w:rsidR="003F121B" w:rsidRPr="000D624C" w:rsidRDefault="003F121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AIX:        </w:t>
            </w:r>
            <w:r w:rsidR="006102D0"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  </w:t>
            </w: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 </w:t>
            </w:r>
            <w:r w:rsidR="006102D0"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 </w:t>
            </w: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HP:   </w:t>
            </w:r>
            <w:r w:rsidR="006102D0"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   </w:t>
            </w:r>
            <w:r w:rsidRPr="000D624C"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  <w:t xml:space="preserve">      Solaris</w:t>
            </w: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:</w:t>
            </w:r>
          </w:p>
        </w:tc>
      </w:tr>
      <w:tr w:rsidR="003F121B" w:rsidRPr="000D624C" w14:paraId="1876D35A" w14:textId="77777777" w:rsidTr="000D624C">
        <w:trPr>
          <w:trHeight w:val="364"/>
        </w:trPr>
        <w:tc>
          <w:tcPr>
            <w:tcW w:w="2507" w:type="dxa"/>
          </w:tcPr>
          <w:p w14:paraId="51BEC727" w14:textId="77777777" w:rsidR="003F121B" w:rsidRPr="000D624C" w:rsidRDefault="003F121B" w:rsidP="000D624C">
            <w:pPr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Mac OS X</w:t>
            </w:r>
            <w:r w:rsidR="00BC7601"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  <w:tc>
          <w:tcPr>
            <w:tcW w:w="2508" w:type="dxa"/>
          </w:tcPr>
          <w:p w14:paraId="1EEB0567" w14:textId="77777777" w:rsidR="003F121B" w:rsidRPr="000D624C" w:rsidRDefault="003F121B" w:rsidP="000D624C">
            <w:pPr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AS400</w:t>
            </w:r>
            <w:r w:rsidR="00BC7601"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  <w:tc>
          <w:tcPr>
            <w:tcW w:w="2508" w:type="dxa"/>
          </w:tcPr>
          <w:p w14:paraId="393AF8EA" w14:textId="13425222" w:rsidR="003F121B" w:rsidRPr="00485E83" w:rsidRDefault="003F121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bCs/>
                <w:sz w:val="20"/>
                <w:szCs w:val="20"/>
              </w:rPr>
            </w:pPr>
            <w:r w:rsidRPr="00485E83">
              <w:rPr>
                <w:rFonts w:ascii="微軟正黑體" w:eastAsia="微軟正黑體" w:hAnsi="微軟正黑體" w:hint="eastAsia"/>
                <w:b/>
                <w:bCs/>
              </w:rPr>
              <w:t>And</w:t>
            </w:r>
            <w:r w:rsidR="00485E83" w:rsidRPr="00485E83">
              <w:rPr>
                <w:rFonts w:ascii="微軟正黑體" w:eastAsia="微軟正黑體" w:hAnsi="微軟正黑體"/>
                <w:b/>
                <w:bCs/>
              </w:rPr>
              <w:t>r</w:t>
            </w:r>
            <w:r w:rsidRPr="00485E83">
              <w:rPr>
                <w:rFonts w:ascii="微軟正黑體" w:eastAsia="微軟正黑體" w:hAnsi="微軟正黑體" w:hint="eastAsia"/>
                <w:b/>
                <w:bCs/>
              </w:rPr>
              <w:t>oid</w:t>
            </w:r>
            <w:r w:rsidR="00BC7601" w:rsidRPr="00485E83">
              <w:rPr>
                <w:rFonts w:ascii="微軟正黑體" w:eastAsia="微軟正黑體" w:hAnsi="微軟正黑體" w:cs="微軟正黑體" w:hint="eastAsia"/>
                <w:b/>
                <w:bCs/>
                <w:sz w:val="20"/>
                <w:szCs w:val="20"/>
              </w:rPr>
              <w:t>：</w:t>
            </w:r>
          </w:p>
        </w:tc>
        <w:tc>
          <w:tcPr>
            <w:tcW w:w="2508" w:type="dxa"/>
          </w:tcPr>
          <w:p w14:paraId="266C0133" w14:textId="77777777" w:rsidR="003F121B" w:rsidRPr="00485E83" w:rsidRDefault="003F121B" w:rsidP="000D624C">
            <w:pPr>
              <w:spacing w:line="240" w:lineRule="auto"/>
              <w:rPr>
                <w:rFonts w:ascii="微軟正黑體" w:eastAsia="微軟正黑體" w:hAnsi="微軟正黑體"/>
                <w:b/>
                <w:bCs/>
              </w:rPr>
            </w:pPr>
            <w:r w:rsidRPr="00485E83">
              <w:rPr>
                <w:rFonts w:ascii="微軟正黑體" w:eastAsia="微軟正黑體" w:hAnsi="微軟正黑體" w:hint="eastAsia"/>
                <w:b/>
                <w:bCs/>
              </w:rPr>
              <w:t>iOS</w:t>
            </w:r>
            <w:r w:rsidR="00BC7601" w:rsidRPr="00485E83">
              <w:rPr>
                <w:rFonts w:ascii="微軟正黑體" w:eastAsia="微軟正黑體" w:hAnsi="微軟正黑體" w:cs="微軟正黑體" w:hint="eastAsia"/>
                <w:b/>
                <w:bCs/>
                <w:sz w:val="20"/>
                <w:szCs w:val="20"/>
              </w:rPr>
              <w:t>：</w:t>
            </w:r>
          </w:p>
        </w:tc>
      </w:tr>
      <w:tr w:rsidR="003F121B" w:rsidRPr="000D624C" w14:paraId="34CEED61" w14:textId="77777777" w:rsidTr="000D624C">
        <w:trPr>
          <w:trHeight w:val="364"/>
        </w:trPr>
        <w:tc>
          <w:tcPr>
            <w:tcW w:w="10031" w:type="dxa"/>
            <w:gridSpan w:val="4"/>
          </w:tcPr>
          <w:p w14:paraId="2196E4A9" w14:textId="77777777" w:rsidR="003F121B" w:rsidRPr="000D624C" w:rsidRDefault="003F121B" w:rsidP="000D624C">
            <w:pPr>
              <w:widowControl w:val="0"/>
              <w:spacing w:line="240" w:lineRule="auto"/>
              <w:rPr>
                <w:rFonts w:ascii="微軟正黑體" w:eastAsia="微軟正黑體" w:hAnsi="微軟正黑體" w:cs="微軟正黑體"/>
                <w:b/>
                <w:sz w:val="20"/>
                <w:szCs w:val="20"/>
              </w:rPr>
            </w:pPr>
            <w:r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其它：</w:t>
            </w:r>
          </w:p>
        </w:tc>
      </w:tr>
    </w:tbl>
    <w:p w14:paraId="01756EBF" w14:textId="77777777" w:rsidR="00637A72" w:rsidRPr="000D624C" w:rsidRDefault="00637A72" w:rsidP="00CB19D0">
      <w:pPr>
        <w:rPr>
          <w:rFonts w:ascii="微軟正黑體" w:eastAsia="微軟正黑體" w:hAnsi="微軟正黑體" w:cs="微軟正黑體"/>
          <w:b/>
          <w:color w:val="1F497D"/>
          <w:u w:val="single"/>
        </w:rPr>
      </w:pP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虛</w:t>
      </w:r>
      <w:r w:rsidRPr="000D624C">
        <w:rPr>
          <w:rFonts w:ascii="微軟正黑體" w:eastAsia="微軟正黑體" w:hAnsi="微軟正黑體" w:cs="微軟正黑體"/>
          <w:b/>
          <w:color w:val="1F497D"/>
          <w:u w:val="single"/>
        </w:rPr>
        <w:t>擬化</w:t>
      </w:r>
      <w:r w:rsidRPr="000D624C">
        <w:rPr>
          <w:rFonts w:ascii="微軟正黑體" w:eastAsia="微軟正黑體" w:hAnsi="微軟正黑體" w:cs="微軟正黑體" w:hint="eastAsia"/>
          <w:b/>
          <w:color w:val="1F497D"/>
          <w:u w:val="single"/>
        </w:rPr>
        <w:t>技</w:t>
      </w:r>
      <w:r w:rsidRPr="000D624C">
        <w:rPr>
          <w:rFonts w:ascii="微軟正黑體" w:eastAsia="微軟正黑體" w:hAnsi="微軟正黑體" w:cs="微軟正黑體"/>
          <w:b/>
          <w:color w:val="1F497D"/>
          <w:u w:val="single"/>
        </w:rPr>
        <w:t>術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3"/>
        <w:gridCol w:w="3344"/>
        <w:gridCol w:w="3344"/>
      </w:tblGrid>
      <w:tr w:rsidR="00884673" w:rsidRPr="000D624C" w14:paraId="688E237E" w14:textId="77777777" w:rsidTr="000D624C">
        <w:trPr>
          <w:trHeight w:val="364"/>
        </w:trPr>
        <w:tc>
          <w:tcPr>
            <w:tcW w:w="3343" w:type="dxa"/>
          </w:tcPr>
          <w:p w14:paraId="112633F6" w14:textId="77777777" w:rsidR="00884673" w:rsidRPr="000D624C" w:rsidRDefault="00884673" w:rsidP="00637A72">
            <w:pPr>
              <w:rPr>
                <w:rFonts w:ascii="微軟正黑體" w:eastAsia="微軟正黑體" w:hAnsi="微軟正黑體"/>
                <w:b/>
              </w:rPr>
            </w:pPr>
            <w:r w:rsidRPr="000D624C">
              <w:rPr>
                <w:rFonts w:ascii="微軟正黑體" w:eastAsia="微軟正黑體" w:hAnsi="微軟正黑體"/>
                <w:b/>
              </w:rPr>
              <w:t>VMWARE-ESXI</w:t>
            </w:r>
            <w:r w:rsidR="00BC7601"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>：</w:t>
            </w:r>
          </w:p>
        </w:tc>
        <w:tc>
          <w:tcPr>
            <w:tcW w:w="3344" w:type="dxa"/>
          </w:tcPr>
          <w:p w14:paraId="01A41C0B" w14:textId="77777777" w:rsidR="00884673" w:rsidRPr="000D624C" w:rsidRDefault="00884673" w:rsidP="00637A72">
            <w:pPr>
              <w:rPr>
                <w:rFonts w:ascii="微軟正黑體" w:eastAsia="微軟正黑體" w:hAnsi="微軟正黑體"/>
                <w:b/>
              </w:rPr>
            </w:pPr>
            <w:r w:rsidRPr="000D624C">
              <w:rPr>
                <w:rStyle w:val="af"/>
                <w:i w:val="0"/>
                <w:iCs w:val="0"/>
                <w:color w:val="auto"/>
                <w:sz w:val="27"/>
                <w:szCs w:val="27"/>
                <w:shd w:val="clear" w:color="auto" w:fill="FFFFFF"/>
              </w:rPr>
              <w:t>Citrix</w:t>
            </w:r>
            <w:r w:rsidRPr="000D624C">
              <w:t>:</w:t>
            </w:r>
            <w:r w:rsidR="00BC7601"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 ：</w:t>
            </w:r>
          </w:p>
        </w:tc>
        <w:tc>
          <w:tcPr>
            <w:tcW w:w="3344" w:type="dxa"/>
          </w:tcPr>
          <w:p w14:paraId="0FD48F67" w14:textId="77777777" w:rsidR="00884673" w:rsidRPr="000D624C" w:rsidRDefault="00884673" w:rsidP="00637A72">
            <w:pPr>
              <w:rPr>
                <w:rFonts w:ascii="微軟正黑體" w:eastAsia="微軟正黑體" w:hAnsi="微軟正黑體"/>
                <w:b/>
              </w:rPr>
            </w:pPr>
            <w:r w:rsidRPr="000D624C">
              <w:rPr>
                <w:rFonts w:ascii="微軟正黑體" w:eastAsia="微軟正黑體" w:hAnsi="微軟正黑體"/>
                <w:b/>
              </w:rPr>
              <w:t>MS HYPER-V</w:t>
            </w:r>
            <w:r w:rsidRPr="000D624C">
              <w:rPr>
                <w:rFonts w:ascii="微軟正黑體" w:eastAsia="微軟正黑體" w:hAnsi="微軟正黑體" w:hint="eastAsia"/>
                <w:b/>
              </w:rPr>
              <w:t>:</w:t>
            </w:r>
            <w:r w:rsidR="00BC7601" w:rsidRPr="000D624C">
              <w:rPr>
                <w:rFonts w:ascii="微軟正黑體" w:eastAsia="微軟正黑體" w:hAnsi="微軟正黑體" w:cs="微軟正黑體" w:hint="eastAsia"/>
                <w:b/>
                <w:sz w:val="20"/>
                <w:szCs w:val="20"/>
              </w:rPr>
              <w:t xml:space="preserve"> ：</w:t>
            </w:r>
          </w:p>
        </w:tc>
      </w:tr>
      <w:tr w:rsidR="00637A72" w:rsidRPr="000D624C" w14:paraId="530E1DFA" w14:textId="77777777" w:rsidTr="000D624C">
        <w:trPr>
          <w:trHeight w:val="364"/>
        </w:trPr>
        <w:tc>
          <w:tcPr>
            <w:tcW w:w="10031" w:type="dxa"/>
            <w:gridSpan w:val="3"/>
          </w:tcPr>
          <w:p w14:paraId="2FF487E5" w14:textId="77777777" w:rsidR="00637A72" w:rsidRPr="000D624C" w:rsidRDefault="00637A72" w:rsidP="00637A72">
            <w:pPr>
              <w:rPr>
                <w:rFonts w:ascii="微軟正黑體" w:eastAsia="微軟正黑體" w:hAnsi="微軟正黑體"/>
                <w:b/>
              </w:rPr>
            </w:pPr>
            <w:r w:rsidRPr="000D624C">
              <w:rPr>
                <w:rFonts w:ascii="微軟正黑體" w:eastAsia="微軟正黑體" w:hAnsi="微軟正黑體" w:hint="eastAsia"/>
                <w:b/>
              </w:rPr>
              <w:t>其它：</w:t>
            </w:r>
          </w:p>
        </w:tc>
      </w:tr>
    </w:tbl>
    <w:p w14:paraId="5FA0EC17" w14:textId="77777777" w:rsidR="00D16135" w:rsidRDefault="00D16135">
      <w:pPr>
        <w:rPr>
          <w:rFonts w:ascii="微軟正黑體" w:eastAsia="微軟正黑體" w:hAnsi="微軟正黑體"/>
        </w:rPr>
      </w:pPr>
    </w:p>
    <w:p w14:paraId="3B8E1A41" w14:textId="496696A2" w:rsidR="00D16135" w:rsidRPr="008438DC" w:rsidRDefault="00D16135" w:rsidP="00D16135">
      <w:pPr>
        <w:rPr>
          <w:rFonts w:ascii="微軟正黑體" w:eastAsia="微軟正黑體" w:hAnsi="微軟正黑體" w:cs="微軟正黑體"/>
          <w:b/>
          <w:sz w:val="24"/>
        </w:rPr>
      </w:pPr>
      <w:r w:rsidRPr="005D5B78">
        <w:rPr>
          <w:rFonts w:ascii="微軟正黑體" w:eastAsia="微軟正黑體" w:hAnsi="微軟正黑體" w:cs="微軟正黑體" w:hint="eastAsia"/>
          <w:b/>
          <w:sz w:val="24"/>
        </w:rPr>
        <w:lastRenderedPageBreak/>
        <w:t>自傳</w:t>
      </w:r>
      <w:r>
        <w:rPr>
          <w:rFonts w:ascii="微軟正黑體" w:eastAsia="微軟正黑體" w:hAnsi="微軟正黑體" w:cs="微軟正黑體" w:hint="eastAsia"/>
          <w:b/>
          <w:sz w:val="24"/>
        </w:rPr>
        <w:t xml:space="preserve"> - </w:t>
      </w:r>
      <w:hyperlink r:id="rId8" w:history="1">
        <w:r w:rsidRPr="008438DC">
          <w:rPr>
            <w:rFonts w:ascii="微軟正黑體" w:eastAsia="微軟正黑體" w:hAnsi="微軟正黑體" w:cs="微軟正黑體"/>
            <w:b/>
            <w:sz w:val="24"/>
          </w:rPr>
          <w:t>Autobiography </w:t>
        </w:r>
      </w:hyperlink>
      <w:r w:rsidR="00485E83" w:rsidRPr="00485E83">
        <w:rPr>
          <w:rFonts w:ascii="微軟正黑體" w:eastAsia="微軟正黑體" w:hAnsi="微軟正黑體" w:cs="微軟正黑體"/>
          <w:b/>
          <w:color w:val="FF0000"/>
          <w:sz w:val="24"/>
        </w:rPr>
        <w:t>(</w:t>
      </w:r>
      <w:r w:rsidR="00485E83" w:rsidRPr="00485E83">
        <w:rPr>
          <w:rFonts w:ascii="微軟正黑體" w:eastAsia="微軟正黑體" w:hAnsi="微軟正黑體" w:cs="微軟正黑體" w:hint="eastAsia"/>
          <w:b/>
          <w:color w:val="FF0000"/>
          <w:sz w:val="24"/>
        </w:rPr>
        <w:t xml:space="preserve">需填寫自我介紹+工作經歷+未來期許) </w:t>
      </w:r>
    </w:p>
    <w:p w14:paraId="5591F8AB" w14:textId="77777777" w:rsidR="00E60C10" w:rsidRPr="00E60C10" w:rsidRDefault="00E60C10" w:rsidP="00E60C10">
      <w:pPr>
        <w:spacing w:line="240" w:lineRule="atLeast"/>
        <w:textAlignment w:val="top"/>
        <w:rPr>
          <w:color w:val="333333"/>
          <w:spacing w:val="15"/>
          <w:sz w:val="20"/>
          <w:szCs w:val="20"/>
        </w:rPr>
      </w:pPr>
      <w:r w:rsidRPr="00E60C10">
        <w:rPr>
          <w:color w:val="333333"/>
          <w:spacing w:val="15"/>
          <w:sz w:val="20"/>
          <w:szCs w:val="20"/>
        </w:rPr>
        <w:t xml:space="preserve"> </w:t>
      </w:r>
    </w:p>
    <w:p w14:paraId="5BFD95C8" w14:textId="77777777" w:rsidR="009A3AAB" w:rsidRPr="00485520" w:rsidRDefault="009A3AAB" w:rsidP="009A3AAB">
      <w:pPr>
        <w:rPr>
          <w:rFonts w:ascii="Verdana" w:eastAsia="細明體" w:hAnsi="Verdana"/>
          <w:sz w:val="20"/>
          <w:szCs w:val="20"/>
        </w:rPr>
      </w:pPr>
    </w:p>
    <w:p w14:paraId="2A67F572" w14:textId="77777777" w:rsidR="00485520" w:rsidRDefault="00485520" w:rsidP="004C172B">
      <w:pPr>
        <w:rPr>
          <w:rFonts w:ascii="Verdana" w:eastAsia="細明體" w:hAnsi="Verdana"/>
          <w:sz w:val="20"/>
          <w:szCs w:val="20"/>
        </w:rPr>
      </w:pPr>
    </w:p>
    <w:p w14:paraId="1D154470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1C4AF396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0885642B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0E01B48C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0414B95C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6730B755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47E1312F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2601A6E3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571AD2F5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38E64847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5457EA5F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31907443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7400E1BE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39A82F4D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13A1EDEB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60FD528C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575E9EEE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067C8F6C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7D8E6D68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3E58E9D1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74AB808F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47168DB2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0152BC59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33E6B5CE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13A2701B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5231872B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205AE3D8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0B4B4398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28FCF116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0C59FD3E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1B2BDCCE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4D044E44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397FDD4D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0086B665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3BEF0020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102B3DBA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1E9455CD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6074C562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768013A0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38BEB656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65D5515D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525D977D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13CC2B9B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2805919C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09F91BD3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7194B861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4CB7B64C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333FE054" w14:textId="77777777" w:rsidR="00942186" w:rsidRDefault="00942186" w:rsidP="004C172B">
      <w:pPr>
        <w:rPr>
          <w:rFonts w:ascii="Verdana" w:eastAsia="細明體" w:hAnsi="Verdana"/>
          <w:sz w:val="20"/>
          <w:szCs w:val="20"/>
        </w:rPr>
      </w:pPr>
    </w:p>
    <w:p w14:paraId="0C99FF85" w14:textId="77777777" w:rsidR="00942186" w:rsidRPr="001921B6" w:rsidDel="00215FC4" w:rsidRDefault="00942186" w:rsidP="00942186">
      <w:pPr>
        <w:spacing w:line="60" w:lineRule="atLeast"/>
        <w:ind w:right="-46"/>
        <w:jc w:val="center"/>
        <w:rPr>
          <w:del w:id="0" w:author="張 Doris" w:date="2023-08-23T14:53:00Z"/>
          <w:rFonts w:eastAsia="標楷體"/>
          <w:b/>
          <w:sz w:val="32"/>
          <w:szCs w:val="32"/>
        </w:rPr>
      </w:pPr>
      <w:r w:rsidRPr="001921B6">
        <w:rPr>
          <w:rFonts w:eastAsia="標楷體" w:hAnsi="標楷體"/>
          <w:b/>
          <w:sz w:val="32"/>
          <w:szCs w:val="32"/>
        </w:rPr>
        <w:lastRenderedPageBreak/>
        <w:t>個人資料蒐集告知及聲明</w:t>
      </w:r>
    </w:p>
    <w:p w14:paraId="0AEC3B48" w14:textId="77777777" w:rsidR="00942186" w:rsidRPr="001921B6" w:rsidRDefault="00942186" w:rsidP="00942186">
      <w:pPr>
        <w:spacing w:beforeLines="50" w:before="120"/>
        <w:rPr>
          <w:rFonts w:eastAsia="標楷體"/>
        </w:rPr>
      </w:pPr>
      <w:proofErr w:type="gramStart"/>
      <w:r>
        <w:rPr>
          <w:rFonts w:eastAsia="標楷體" w:hAnsi="標楷體" w:hint="eastAsia"/>
          <w:b/>
          <w:color w:val="0000FF"/>
        </w:rPr>
        <w:t>普鴻資訊</w:t>
      </w:r>
      <w:proofErr w:type="gramEnd"/>
      <w:r w:rsidRPr="001921B6">
        <w:rPr>
          <w:rFonts w:eastAsia="標楷體" w:hAnsi="標楷體"/>
          <w:b/>
          <w:color w:val="0000FF"/>
        </w:rPr>
        <w:t>股份有限公司（以下統稱</w:t>
      </w:r>
      <w:r>
        <w:rPr>
          <w:rFonts w:eastAsia="標楷體" w:hAnsi="標楷體" w:hint="eastAsia"/>
          <w:b/>
          <w:color w:val="0000FF"/>
        </w:rPr>
        <w:t>普鴻資訊</w:t>
      </w:r>
      <w:r w:rsidRPr="001921B6">
        <w:rPr>
          <w:rFonts w:eastAsia="標楷體" w:hAnsi="標楷體"/>
          <w:b/>
          <w:color w:val="0000FF"/>
        </w:rPr>
        <w:t>）</w:t>
      </w:r>
      <w:r w:rsidRPr="001921B6">
        <w:rPr>
          <w:rFonts w:eastAsia="標楷體" w:hAnsi="標楷體"/>
        </w:rPr>
        <w:t>依據個人資料保護法（以下稱個資法）規定，向</w:t>
      </w:r>
      <w:r>
        <w:rPr>
          <w:rFonts w:eastAsia="標楷體" w:hAnsi="標楷體" w:hint="eastAsia"/>
        </w:rPr>
        <w:t>台</w:t>
      </w:r>
      <w:r>
        <w:rPr>
          <w:rFonts w:eastAsia="標楷體" w:hAnsi="標楷體"/>
        </w:rPr>
        <w:t>端</w:t>
      </w:r>
      <w:r w:rsidRPr="001921B6">
        <w:rPr>
          <w:rFonts w:eastAsia="標楷體" w:hAnsi="標楷體"/>
        </w:rPr>
        <w:t>告知下列事項，請</w:t>
      </w:r>
      <w:r>
        <w:rPr>
          <w:rFonts w:eastAsia="標楷體" w:hAnsi="標楷體"/>
        </w:rPr>
        <w:t>台端</w:t>
      </w:r>
      <w:r w:rsidRPr="001921B6">
        <w:rPr>
          <w:rFonts w:eastAsia="標楷體" w:hAnsi="標楷體"/>
        </w:rPr>
        <w:t>詳閱：</w:t>
      </w:r>
    </w:p>
    <w:p w14:paraId="23AAE1D8" w14:textId="77777777" w:rsidR="00942186" w:rsidRPr="001921B6" w:rsidRDefault="00942186" w:rsidP="00942186">
      <w:pPr>
        <w:adjustRightInd w:val="0"/>
        <w:snapToGrid w:val="0"/>
        <w:rPr>
          <w:rFonts w:eastAsia="標楷體"/>
          <w:b/>
          <w:color w:val="0000FF"/>
        </w:rPr>
      </w:pPr>
      <w:r w:rsidRPr="001921B6">
        <w:rPr>
          <w:rFonts w:eastAsia="標楷體" w:hAnsi="標楷體"/>
          <w:b/>
          <w:color w:val="0000FF"/>
        </w:rPr>
        <w:t>一、特定目的</w:t>
      </w:r>
    </w:p>
    <w:p w14:paraId="6DA6E725" w14:textId="77777777" w:rsidR="00942186" w:rsidRPr="001921B6" w:rsidRDefault="00942186" w:rsidP="00942186">
      <w:pPr>
        <w:adjustRightInd w:val="0"/>
        <w:snapToGrid w:val="0"/>
        <w:ind w:leftChars="225" w:left="495"/>
        <w:rPr>
          <w:rFonts w:eastAsia="標楷體"/>
        </w:rPr>
      </w:pPr>
      <w:r w:rsidRPr="001921B6">
        <w:rPr>
          <w:rFonts w:eastAsia="標楷體" w:hAnsi="標楷體"/>
        </w:rPr>
        <w:t>基於人力資源規劃</w:t>
      </w:r>
      <w:proofErr w:type="gramStart"/>
      <w:r w:rsidRPr="00DE383F">
        <w:rPr>
          <w:rFonts w:eastAsia="標楷體" w:hAnsi="標楷體" w:hint="eastAsia"/>
        </w:rPr>
        <w:t>及</w:t>
      </w:r>
      <w:r>
        <w:rPr>
          <w:rFonts w:eastAsia="標楷體" w:hAnsi="標楷體" w:hint="eastAsia"/>
        </w:rPr>
        <w:t>普鴻</w:t>
      </w:r>
      <w:r w:rsidRPr="001921B6">
        <w:rPr>
          <w:rFonts w:eastAsia="標楷體" w:hAnsi="標楷體"/>
        </w:rPr>
        <w:t>人才</w:t>
      </w:r>
      <w:proofErr w:type="gramEnd"/>
      <w:r w:rsidRPr="001921B6">
        <w:rPr>
          <w:rFonts w:eastAsia="標楷體" w:hAnsi="標楷體"/>
        </w:rPr>
        <w:t>資料庫暫存作業需要，為</w:t>
      </w:r>
      <w:r w:rsidRPr="004B4D99">
        <w:rPr>
          <w:rFonts w:eastAsia="標楷體" w:hAnsi="標楷體"/>
          <w:b/>
        </w:rPr>
        <w:t>人事管理</w:t>
      </w:r>
      <w:r w:rsidRPr="001921B6">
        <w:rPr>
          <w:rFonts w:eastAsia="標楷體" w:hAnsi="標楷體"/>
          <w:b/>
        </w:rPr>
        <w:t>【</w:t>
      </w:r>
      <w:r w:rsidRPr="001921B6">
        <w:rPr>
          <w:rFonts w:eastAsia="標楷體" w:hAnsi="標楷體"/>
        </w:rPr>
        <w:t>特定目的項目代號</w:t>
      </w:r>
      <w:r w:rsidRPr="001921B6">
        <w:rPr>
          <w:rFonts w:eastAsia="標楷體"/>
        </w:rPr>
        <w:t>002</w:t>
      </w:r>
      <w:r w:rsidRPr="001921B6">
        <w:rPr>
          <w:rFonts w:eastAsia="標楷體" w:hAnsi="標楷體"/>
          <w:b/>
        </w:rPr>
        <w:t>】</w:t>
      </w:r>
      <w:r w:rsidRPr="001921B6">
        <w:rPr>
          <w:rFonts w:eastAsia="標楷體" w:hAnsi="標楷體"/>
        </w:rPr>
        <w:t>，並</w:t>
      </w:r>
      <w:r>
        <w:rPr>
          <w:rFonts w:eastAsia="標楷體" w:hAnsi="標楷體" w:hint="eastAsia"/>
        </w:rPr>
        <w:t>為</w:t>
      </w:r>
      <w:r w:rsidRPr="001921B6">
        <w:rPr>
          <w:rFonts w:eastAsia="標楷體" w:hAnsi="標楷體"/>
        </w:rPr>
        <w:t>就委任或</w:t>
      </w:r>
      <w:proofErr w:type="gramStart"/>
      <w:r w:rsidRPr="001921B6">
        <w:rPr>
          <w:rFonts w:eastAsia="標楷體" w:hAnsi="標楷體"/>
        </w:rPr>
        <w:t>僱傭</w:t>
      </w:r>
      <w:proofErr w:type="gramEnd"/>
      <w:r w:rsidRPr="001921B6">
        <w:rPr>
          <w:rFonts w:eastAsia="標楷體" w:hAnsi="標楷體"/>
        </w:rPr>
        <w:t>關係決定等後續處理，為通知</w:t>
      </w:r>
      <w:r>
        <w:rPr>
          <w:rFonts w:eastAsia="標楷體" w:hAnsi="標楷體"/>
        </w:rPr>
        <w:t>或契約關係之要約或承諾等作業</w:t>
      </w:r>
      <w:r>
        <w:rPr>
          <w:rFonts w:eastAsia="標楷體" w:hAnsi="標楷體" w:hint="eastAsia"/>
        </w:rPr>
        <w:t>之需，即</w:t>
      </w:r>
      <w:r>
        <w:rPr>
          <w:rFonts w:eastAsia="標楷體" w:hAnsi="標楷體" w:hint="eastAsia"/>
          <w:b/>
        </w:rPr>
        <w:t>契約、類似契約或其他法律關係事務</w:t>
      </w:r>
      <w:r w:rsidRPr="001921B6">
        <w:rPr>
          <w:rFonts w:eastAsia="標楷體" w:hAnsi="標楷體"/>
        </w:rPr>
        <w:t>之目的</w:t>
      </w:r>
      <w:r w:rsidRPr="001921B6">
        <w:rPr>
          <w:rFonts w:eastAsia="標楷體" w:hAnsi="標楷體"/>
          <w:b/>
        </w:rPr>
        <w:t>【</w:t>
      </w:r>
      <w:r w:rsidRPr="001921B6">
        <w:rPr>
          <w:rFonts w:eastAsia="標楷體" w:hAnsi="標楷體"/>
        </w:rPr>
        <w:t>特定目的項目代號</w:t>
      </w:r>
      <w:r w:rsidRPr="001921B6">
        <w:rPr>
          <w:rFonts w:eastAsia="標楷體"/>
        </w:rPr>
        <w:t>0</w:t>
      </w:r>
      <w:r>
        <w:rPr>
          <w:rFonts w:eastAsia="標楷體" w:hint="eastAsia"/>
        </w:rPr>
        <w:t>69</w:t>
      </w:r>
      <w:r w:rsidRPr="001921B6">
        <w:rPr>
          <w:rFonts w:eastAsia="標楷體" w:hAnsi="標楷體"/>
          <w:b/>
        </w:rPr>
        <w:t>】</w:t>
      </w:r>
      <w:r w:rsidRPr="001921B6">
        <w:rPr>
          <w:rFonts w:eastAsia="標楷體" w:hAnsi="標楷體"/>
        </w:rPr>
        <w:t>蒐集</w:t>
      </w:r>
      <w:r>
        <w:rPr>
          <w:rFonts w:eastAsia="標楷體" w:hAnsi="標楷體"/>
        </w:rPr>
        <w:t>台端</w:t>
      </w:r>
      <w:r w:rsidRPr="001921B6">
        <w:rPr>
          <w:rFonts w:eastAsia="標楷體" w:hAnsi="標楷體"/>
        </w:rPr>
        <w:t>之個人資料。</w:t>
      </w:r>
    </w:p>
    <w:p w14:paraId="36FE61D1" w14:textId="77777777" w:rsidR="00942186" w:rsidRPr="001921B6" w:rsidRDefault="00942186" w:rsidP="00942186">
      <w:pPr>
        <w:adjustRightInd w:val="0"/>
        <w:snapToGrid w:val="0"/>
        <w:spacing w:beforeLines="20" w:before="48"/>
        <w:rPr>
          <w:rFonts w:eastAsia="標楷體"/>
          <w:b/>
          <w:color w:val="0000FF"/>
        </w:rPr>
      </w:pPr>
      <w:r w:rsidRPr="001921B6">
        <w:rPr>
          <w:rFonts w:eastAsia="標楷體" w:hAnsi="標楷體"/>
          <w:b/>
          <w:color w:val="0000FF"/>
        </w:rPr>
        <w:t>二、蒐集項目（類別）</w:t>
      </w:r>
    </w:p>
    <w:p w14:paraId="57FB4DA4" w14:textId="77777777" w:rsidR="00942186" w:rsidRPr="001921B6" w:rsidRDefault="00942186" w:rsidP="00942186">
      <w:pPr>
        <w:adjustRightInd w:val="0"/>
        <w:snapToGrid w:val="0"/>
        <w:ind w:leftChars="225" w:left="495"/>
        <w:rPr>
          <w:rFonts w:eastAsia="標楷體"/>
        </w:rPr>
      </w:pPr>
      <w:proofErr w:type="gramStart"/>
      <w:r w:rsidRPr="001921B6">
        <w:rPr>
          <w:rFonts w:eastAsia="標楷體" w:hAnsi="標楷體"/>
        </w:rPr>
        <w:t>依表上</w:t>
      </w:r>
      <w:proofErr w:type="gramEnd"/>
      <w:r w:rsidRPr="001921B6">
        <w:rPr>
          <w:rFonts w:eastAsia="標楷體" w:hAnsi="標楷體"/>
        </w:rPr>
        <w:t>所載之個人相關資料欄位</w:t>
      </w:r>
      <w:r w:rsidRPr="001921B6">
        <w:rPr>
          <w:rFonts w:eastAsia="標楷體"/>
        </w:rPr>
        <w:t>(</w:t>
      </w:r>
      <w:r w:rsidRPr="001921B6">
        <w:rPr>
          <w:rFonts w:eastAsia="標楷體" w:hAnsi="標楷體"/>
        </w:rPr>
        <w:t>含中英文姓名、出生</w:t>
      </w:r>
      <w:r>
        <w:rPr>
          <w:rFonts w:eastAsia="標楷體" w:hAnsi="標楷體" w:hint="eastAsia"/>
        </w:rPr>
        <w:t>日期</w:t>
      </w:r>
      <w:r w:rsidRPr="001921B6">
        <w:rPr>
          <w:rFonts w:eastAsia="標楷體" w:hAnsi="標楷體"/>
        </w:rPr>
        <w:t>、身分證</w:t>
      </w:r>
      <w:r>
        <w:rPr>
          <w:rFonts w:eastAsia="標楷體" w:hAnsi="標楷體" w:hint="eastAsia"/>
        </w:rPr>
        <w:t>字號</w:t>
      </w:r>
      <w:r w:rsidRPr="001921B6">
        <w:rPr>
          <w:rFonts w:eastAsia="標楷體" w:hAnsi="標楷體"/>
        </w:rPr>
        <w:t>、國籍、護照號碼、</w:t>
      </w:r>
      <w:r>
        <w:rPr>
          <w:rFonts w:eastAsia="標楷體" w:hAnsi="標楷體" w:hint="eastAsia"/>
        </w:rPr>
        <w:t>手機號碼、通訊</w:t>
      </w:r>
      <w:r w:rsidRPr="001921B6">
        <w:rPr>
          <w:rFonts w:eastAsia="標楷體" w:hAnsi="標楷體"/>
        </w:rPr>
        <w:t>電話、電子信箱、</w:t>
      </w:r>
      <w:r>
        <w:rPr>
          <w:rFonts w:eastAsia="標楷體" w:hAnsi="標楷體" w:hint="eastAsia"/>
        </w:rPr>
        <w:t>通訊</w:t>
      </w:r>
      <w:r w:rsidRPr="001921B6">
        <w:rPr>
          <w:rFonts w:eastAsia="標楷體" w:hAnsi="標楷體"/>
        </w:rPr>
        <w:t>地址、</w:t>
      </w:r>
      <w:r>
        <w:rPr>
          <w:rFonts w:eastAsia="標楷體" w:hAnsi="標楷體" w:hint="eastAsia"/>
        </w:rPr>
        <w:t>學歷</w:t>
      </w:r>
      <w:r w:rsidRPr="001921B6">
        <w:rPr>
          <w:rFonts w:eastAsia="標楷體" w:hAnsi="標楷體"/>
        </w:rPr>
        <w:t>、證照</w:t>
      </w:r>
      <w:r>
        <w:rPr>
          <w:rFonts w:eastAsia="標楷體" w:hAnsi="標楷體" w:hint="eastAsia"/>
        </w:rPr>
        <w:t>/</w:t>
      </w:r>
      <w:r>
        <w:rPr>
          <w:rFonts w:eastAsia="標楷體" w:hAnsi="標楷體" w:hint="eastAsia"/>
        </w:rPr>
        <w:t>認證資格</w:t>
      </w:r>
      <w:r w:rsidRPr="001921B6">
        <w:rPr>
          <w:rFonts w:eastAsia="標楷體" w:hAnsi="標楷體"/>
        </w:rPr>
        <w:t>、</w:t>
      </w:r>
      <w:r>
        <w:rPr>
          <w:rFonts w:eastAsia="標楷體" w:hAnsi="標楷體" w:hint="eastAsia"/>
        </w:rPr>
        <w:t>工作</w:t>
      </w:r>
      <w:r w:rsidRPr="001921B6">
        <w:rPr>
          <w:rFonts w:eastAsia="標楷體" w:hAnsi="標楷體"/>
        </w:rPr>
        <w:t>經歷、</w:t>
      </w:r>
      <w:r>
        <w:rPr>
          <w:rFonts w:eastAsia="標楷體" w:hAnsi="標楷體" w:hint="eastAsia"/>
        </w:rPr>
        <w:t>期望待遇、</w:t>
      </w:r>
      <w:r w:rsidRPr="001921B6">
        <w:rPr>
          <w:rFonts w:eastAsia="標楷體" w:hAnsi="標楷體"/>
        </w:rPr>
        <w:t>語言</w:t>
      </w:r>
      <w:r>
        <w:rPr>
          <w:rFonts w:eastAsia="標楷體" w:hAnsi="標楷體" w:hint="eastAsia"/>
        </w:rPr>
        <w:t>/</w:t>
      </w:r>
      <w:r>
        <w:rPr>
          <w:rFonts w:eastAsia="標楷體" w:hAnsi="標楷體" w:hint="eastAsia"/>
        </w:rPr>
        <w:t>專長技能</w:t>
      </w:r>
      <w:r w:rsidRPr="001921B6">
        <w:rPr>
          <w:rFonts w:eastAsia="標楷體" w:hAnsi="標楷體"/>
        </w:rPr>
        <w:t>、電腦技能、</w:t>
      </w:r>
      <w:r>
        <w:rPr>
          <w:rFonts w:eastAsia="標楷體" w:hAnsi="標楷體" w:hint="eastAsia"/>
        </w:rPr>
        <w:t>駕照、</w:t>
      </w:r>
      <w:r w:rsidRPr="001921B6">
        <w:rPr>
          <w:rFonts w:eastAsia="標楷體" w:hAnsi="標楷體"/>
        </w:rPr>
        <w:t>自傳等</w:t>
      </w:r>
      <w:r w:rsidRPr="001921B6">
        <w:rPr>
          <w:rFonts w:eastAsia="標楷體"/>
        </w:rPr>
        <w:t>)</w:t>
      </w:r>
      <w:r w:rsidRPr="001921B6">
        <w:rPr>
          <w:rFonts w:eastAsia="標楷體" w:hAnsi="標楷體"/>
        </w:rPr>
        <w:t>。</w:t>
      </w:r>
    </w:p>
    <w:p w14:paraId="5EDE67B0" w14:textId="77777777" w:rsidR="00942186" w:rsidRPr="001921B6" w:rsidRDefault="00942186" w:rsidP="00942186">
      <w:pPr>
        <w:adjustRightInd w:val="0"/>
        <w:snapToGrid w:val="0"/>
        <w:spacing w:beforeLines="20" w:before="48"/>
        <w:rPr>
          <w:rFonts w:eastAsia="標楷體"/>
          <w:b/>
          <w:color w:val="0000FF"/>
        </w:rPr>
      </w:pPr>
      <w:r>
        <w:rPr>
          <w:rFonts w:eastAsia="標楷體" w:hAnsi="標楷體" w:hint="eastAsia"/>
          <w:b/>
          <w:color w:val="0000FF"/>
        </w:rPr>
        <w:t>三</w:t>
      </w:r>
      <w:r w:rsidRPr="001921B6">
        <w:rPr>
          <w:rFonts w:eastAsia="標楷體" w:hAnsi="標楷體"/>
          <w:b/>
          <w:color w:val="0000FF"/>
        </w:rPr>
        <w:t>、利用</w:t>
      </w:r>
      <w:proofErr w:type="gramStart"/>
      <w:r w:rsidRPr="001921B6">
        <w:rPr>
          <w:rFonts w:eastAsia="標楷體" w:hAnsi="標楷體"/>
          <w:b/>
          <w:color w:val="0000FF"/>
        </w:rPr>
        <w:t>期間、</w:t>
      </w:r>
      <w:proofErr w:type="gramEnd"/>
      <w:r w:rsidRPr="001921B6">
        <w:rPr>
          <w:rFonts w:eastAsia="標楷體" w:hAnsi="標楷體"/>
          <w:b/>
          <w:color w:val="0000FF"/>
        </w:rPr>
        <w:t>地區</w:t>
      </w:r>
      <w:r>
        <w:rPr>
          <w:rFonts w:eastAsia="標楷體" w:hAnsi="標楷體" w:hint="eastAsia"/>
          <w:b/>
          <w:color w:val="0000FF"/>
        </w:rPr>
        <w:t>、</w:t>
      </w:r>
      <w:r w:rsidRPr="001921B6">
        <w:rPr>
          <w:rFonts w:eastAsia="標楷體" w:hAnsi="標楷體"/>
          <w:b/>
          <w:color w:val="0000FF"/>
        </w:rPr>
        <w:t>對象</w:t>
      </w:r>
      <w:r>
        <w:rPr>
          <w:rFonts w:eastAsia="標楷體" w:hAnsi="標楷體" w:hint="eastAsia"/>
          <w:b/>
          <w:color w:val="0000FF"/>
        </w:rPr>
        <w:t>及方式</w:t>
      </w:r>
    </w:p>
    <w:p w14:paraId="153CC659" w14:textId="77777777" w:rsidR="00942186" w:rsidRDefault="00942186" w:rsidP="00942186">
      <w:pPr>
        <w:adjustRightInd w:val="0"/>
        <w:snapToGrid w:val="0"/>
        <w:ind w:leftChars="225" w:left="495"/>
        <w:rPr>
          <w:rFonts w:eastAsia="標楷體" w:hAnsi="標楷體"/>
        </w:rPr>
      </w:pPr>
      <w:r w:rsidRPr="001921B6">
        <w:rPr>
          <w:rFonts w:eastAsia="標楷體" w:hAnsi="標楷體"/>
        </w:rPr>
        <w:t>資料僅</w:t>
      </w:r>
      <w:proofErr w:type="gramStart"/>
      <w:r w:rsidRPr="001921B6">
        <w:rPr>
          <w:rFonts w:eastAsia="標楷體" w:hAnsi="標楷體"/>
        </w:rPr>
        <w:t>供</w:t>
      </w:r>
      <w:r>
        <w:rPr>
          <w:rFonts w:eastAsia="標楷體" w:hAnsi="標楷體" w:hint="eastAsia"/>
        </w:rPr>
        <w:t>普鴻</w:t>
      </w:r>
      <w:r w:rsidRPr="001921B6">
        <w:rPr>
          <w:rFonts w:eastAsia="標楷體" w:hAnsi="標楷體"/>
        </w:rPr>
        <w:t>於</w:t>
      </w:r>
      <w:proofErr w:type="gramEnd"/>
      <w:r w:rsidRPr="001921B6">
        <w:rPr>
          <w:rFonts w:eastAsia="標楷體" w:hAnsi="標楷體"/>
        </w:rPr>
        <w:t>本國處理利用，除依據個資法及相關法令另有規定，</w:t>
      </w:r>
      <w:r>
        <w:rPr>
          <w:rFonts w:eastAsia="標楷體" w:hAnsi="標楷體" w:hint="eastAsia"/>
        </w:rPr>
        <w:t>員工</w:t>
      </w:r>
      <w:r w:rsidRPr="001921B6">
        <w:rPr>
          <w:rFonts w:eastAsia="標楷體" w:hAnsi="標楷體"/>
        </w:rPr>
        <w:t>個人資料僅</w:t>
      </w:r>
      <w:proofErr w:type="gramStart"/>
      <w:r w:rsidRPr="001921B6">
        <w:rPr>
          <w:rFonts w:eastAsia="標楷體" w:hAnsi="標楷體"/>
        </w:rPr>
        <w:t>供</w:t>
      </w:r>
      <w:r>
        <w:rPr>
          <w:rFonts w:eastAsia="標楷體" w:hAnsi="標楷體" w:hint="eastAsia"/>
          <w:b/>
        </w:rPr>
        <w:t>普鴻</w:t>
      </w:r>
      <w:proofErr w:type="gramEnd"/>
      <w:r>
        <w:rPr>
          <w:rFonts w:eastAsia="標楷體" w:hAnsi="標楷體" w:hint="eastAsia"/>
          <w:b/>
        </w:rPr>
        <w:t>資訊</w:t>
      </w:r>
      <w:r w:rsidRPr="001921B6">
        <w:rPr>
          <w:rFonts w:eastAsia="標楷體" w:hAnsi="標楷體"/>
          <w:b/>
        </w:rPr>
        <w:t>於</w:t>
      </w:r>
      <w:r>
        <w:rPr>
          <w:rFonts w:eastAsia="標楷體" w:hAnsi="標楷體"/>
          <w:b/>
        </w:rPr>
        <w:t>台端之職</w:t>
      </w:r>
      <w:r>
        <w:rPr>
          <w:rFonts w:eastAsia="標楷體" w:hAnsi="標楷體" w:hint="eastAsia"/>
          <w:b/>
        </w:rPr>
        <w:t>位</w:t>
      </w:r>
      <w:r w:rsidRPr="001921B6">
        <w:rPr>
          <w:rFonts w:eastAsia="標楷體" w:hAnsi="標楷體"/>
          <w:b/>
        </w:rPr>
        <w:t>所屬之公司</w:t>
      </w:r>
      <w:r w:rsidRPr="001921B6">
        <w:rPr>
          <w:rFonts w:eastAsia="標楷體" w:hAnsi="標楷體"/>
        </w:rPr>
        <w:t>內部傳輸、處理</w:t>
      </w:r>
      <w:r>
        <w:rPr>
          <w:rFonts w:eastAsia="標楷體" w:hAnsi="標楷體" w:hint="eastAsia"/>
        </w:rPr>
        <w:t>與</w:t>
      </w:r>
      <w:r w:rsidRPr="001921B6">
        <w:rPr>
          <w:rFonts w:eastAsia="標楷體" w:hAnsi="標楷體"/>
        </w:rPr>
        <w:t>利用。</w:t>
      </w:r>
    </w:p>
    <w:p w14:paraId="5791FE07" w14:textId="77777777" w:rsidR="00942186" w:rsidRPr="001921B6" w:rsidRDefault="00942186" w:rsidP="00942186">
      <w:pPr>
        <w:adjustRightInd w:val="0"/>
        <w:snapToGrid w:val="0"/>
        <w:ind w:leftChars="225" w:left="495"/>
        <w:rPr>
          <w:rFonts w:eastAsia="標楷體"/>
        </w:rPr>
      </w:pPr>
      <w:r>
        <w:rPr>
          <w:rFonts w:eastAsia="標楷體" w:hAnsi="標楷體" w:hint="eastAsia"/>
        </w:rPr>
        <w:t>員工</w:t>
      </w:r>
      <w:r w:rsidRPr="001921B6">
        <w:rPr>
          <w:rFonts w:eastAsia="標楷體" w:hAnsi="標楷體"/>
        </w:rPr>
        <w:t>個人資料</w:t>
      </w:r>
      <w:proofErr w:type="gramStart"/>
      <w:r w:rsidRPr="001921B6">
        <w:rPr>
          <w:rFonts w:eastAsia="標楷體" w:hAnsi="標楷體"/>
        </w:rPr>
        <w:t>自</w:t>
      </w:r>
      <w:r>
        <w:rPr>
          <w:rFonts w:eastAsia="標楷體" w:hAnsi="標楷體" w:hint="eastAsia"/>
        </w:rPr>
        <w:t>普鴻資訊</w:t>
      </w:r>
      <w:proofErr w:type="gramEnd"/>
      <w:r w:rsidRPr="001921B6">
        <w:rPr>
          <w:rFonts w:eastAsia="標楷體" w:hAnsi="標楷體"/>
        </w:rPr>
        <w:t>蒐集日起將存於</w:t>
      </w:r>
      <w:r>
        <w:rPr>
          <w:rFonts w:eastAsia="標楷體" w:hAnsi="標楷體"/>
        </w:rPr>
        <w:t>台端</w:t>
      </w:r>
      <w:r w:rsidRPr="001921B6">
        <w:rPr>
          <w:rFonts w:eastAsia="標楷體" w:hAnsi="標楷體"/>
        </w:rPr>
        <w:t>人事資料袋中，保存至離職後十年。</w:t>
      </w:r>
    </w:p>
    <w:p w14:paraId="16CB2724" w14:textId="77777777" w:rsidR="00942186" w:rsidRPr="001921B6" w:rsidRDefault="00942186" w:rsidP="00942186">
      <w:pPr>
        <w:adjustRightInd w:val="0"/>
        <w:snapToGrid w:val="0"/>
        <w:spacing w:beforeLines="20" w:before="48"/>
        <w:rPr>
          <w:rFonts w:eastAsia="標楷體"/>
          <w:b/>
          <w:color w:val="0000FF"/>
        </w:rPr>
      </w:pPr>
      <w:r>
        <w:rPr>
          <w:rFonts w:eastAsia="標楷體" w:hAnsi="標楷體" w:hint="eastAsia"/>
          <w:b/>
          <w:color w:val="0000FF"/>
        </w:rPr>
        <w:t>四</w:t>
      </w:r>
      <w:r w:rsidRPr="001921B6">
        <w:rPr>
          <w:rFonts w:eastAsia="標楷體" w:hAnsi="標楷體"/>
          <w:b/>
          <w:color w:val="0000FF"/>
        </w:rPr>
        <w:t>、應完整及確實揭露</w:t>
      </w:r>
    </w:p>
    <w:p w14:paraId="0AA94654" w14:textId="77777777" w:rsidR="00942186" w:rsidRPr="001921B6" w:rsidRDefault="00942186" w:rsidP="00942186">
      <w:pPr>
        <w:adjustRightInd w:val="0"/>
        <w:snapToGrid w:val="0"/>
        <w:ind w:leftChars="225" w:left="495"/>
        <w:rPr>
          <w:rFonts w:eastAsia="標楷體"/>
        </w:rPr>
      </w:pPr>
      <w:r w:rsidRPr="001921B6">
        <w:rPr>
          <w:rFonts w:eastAsia="標楷體" w:hAnsi="標楷體"/>
        </w:rPr>
        <w:t>表上所有填載項目若未完整及確實填寫，可能會造成無法辨識身分相關資訊。</w:t>
      </w:r>
    </w:p>
    <w:p w14:paraId="1AFBCB7A" w14:textId="77777777" w:rsidR="00942186" w:rsidRPr="008532E5" w:rsidRDefault="00942186" w:rsidP="00942186">
      <w:pPr>
        <w:adjustRightInd w:val="0"/>
        <w:snapToGrid w:val="0"/>
        <w:spacing w:beforeLines="20" w:before="48"/>
        <w:rPr>
          <w:rFonts w:eastAsia="標楷體" w:hAnsi="標楷體"/>
          <w:b/>
          <w:color w:val="0000FF"/>
        </w:rPr>
      </w:pPr>
      <w:r>
        <w:rPr>
          <w:rFonts w:eastAsia="標楷體" w:hAnsi="標楷體" w:hint="eastAsia"/>
          <w:b/>
          <w:color w:val="0000FF"/>
        </w:rPr>
        <w:t>五</w:t>
      </w:r>
      <w:r w:rsidRPr="001921B6">
        <w:rPr>
          <w:rFonts w:eastAsia="標楷體" w:hAnsi="標楷體"/>
          <w:b/>
          <w:color w:val="0000FF"/>
        </w:rPr>
        <w:t>、查閱、請求複製本、更正資料、要求停止處理利用或刪除</w:t>
      </w:r>
    </w:p>
    <w:p w14:paraId="48B9BB52" w14:textId="77777777" w:rsidR="00942186" w:rsidRPr="008532E5" w:rsidRDefault="00942186" w:rsidP="00942186">
      <w:pPr>
        <w:adjustRightInd w:val="0"/>
        <w:snapToGrid w:val="0"/>
        <w:ind w:leftChars="225" w:left="495"/>
        <w:rPr>
          <w:rFonts w:eastAsia="標楷體" w:hAnsi="標楷體"/>
        </w:rPr>
      </w:pPr>
      <w:r>
        <w:rPr>
          <w:rFonts w:eastAsia="標楷體" w:hAnsi="標楷體" w:hint="eastAsia"/>
        </w:rPr>
        <w:t>台端可</w:t>
      </w:r>
      <w:r w:rsidRPr="008532E5">
        <w:rPr>
          <w:rFonts w:eastAsia="標楷體" w:hAnsi="標楷體" w:hint="eastAsia"/>
        </w:rPr>
        <w:t>依個人資料保護法，就個人資料向本公司</w:t>
      </w:r>
      <w:r w:rsidRPr="00F66048">
        <w:rPr>
          <w:rFonts w:eastAsia="標楷體" w:hAnsi="標楷體" w:hint="eastAsia"/>
        </w:rPr>
        <w:t>行使下列權利</w:t>
      </w:r>
      <w:r w:rsidRPr="008532E5">
        <w:rPr>
          <w:rFonts w:eastAsia="標楷體" w:hAnsi="標楷體" w:hint="eastAsia"/>
        </w:rPr>
        <w:t>：</w:t>
      </w:r>
    </w:p>
    <w:p w14:paraId="185414E1" w14:textId="77777777" w:rsidR="00942186" w:rsidRPr="008532E5" w:rsidRDefault="00942186" w:rsidP="00942186">
      <w:pPr>
        <w:adjustRightInd w:val="0"/>
        <w:snapToGrid w:val="0"/>
        <w:ind w:leftChars="225" w:left="495"/>
        <w:rPr>
          <w:rFonts w:eastAsia="標楷體" w:hAnsi="標楷體"/>
        </w:rPr>
      </w:pPr>
      <w:r>
        <w:rPr>
          <w:rFonts w:eastAsia="標楷體" w:hAnsi="標楷體" w:hint="eastAsia"/>
        </w:rPr>
        <w:t>(1)</w:t>
      </w:r>
      <w:r w:rsidRPr="008532E5">
        <w:rPr>
          <w:rFonts w:eastAsia="標楷體" w:hAnsi="標楷體" w:hint="eastAsia"/>
        </w:rPr>
        <w:t>查詢或請求閱覽。</w:t>
      </w:r>
    </w:p>
    <w:p w14:paraId="6CB1B847" w14:textId="77777777" w:rsidR="00942186" w:rsidRPr="008532E5" w:rsidRDefault="00942186" w:rsidP="00942186">
      <w:pPr>
        <w:adjustRightInd w:val="0"/>
        <w:snapToGrid w:val="0"/>
        <w:ind w:leftChars="225" w:left="495"/>
        <w:rPr>
          <w:rFonts w:eastAsia="標楷體" w:hAnsi="標楷體"/>
        </w:rPr>
      </w:pPr>
      <w:r>
        <w:rPr>
          <w:rFonts w:eastAsia="標楷體" w:hAnsi="標楷體" w:hint="eastAsia"/>
        </w:rPr>
        <w:t>(2)</w:t>
      </w:r>
      <w:r w:rsidRPr="008532E5">
        <w:rPr>
          <w:rFonts w:eastAsia="標楷體" w:hAnsi="標楷體" w:hint="eastAsia"/>
        </w:rPr>
        <w:t>請求製給複製本。</w:t>
      </w:r>
    </w:p>
    <w:p w14:paraId="78F77300" w14:textId="77777777" w:rsidR="00942186" w:rsidRPr="008532E5" w:rsidRDefault="00942186" w:rsidP="00942186">
      <w:pPr>
        <w:adjustRightInd w:val="0"/>
        <w:snapToGrid w:val="0"/>
        <w:ind w:leftChars="225" w:left="495"/>
        <w:rPr>
          <w:rFonts w:eastAsia="標楷體" w:hAnsi="標楷體"/>
        </w:rPr>
      </w:pPr>
      <w:r>
        <w:rPr>
          <w:rFonts w:eastAsia="標楷體" w:hAnsi="標楷體" w:hint="eastAsia"/>
        </w:rPr>
        <w:t>(3)</w:t>
      </w:r>
      <w:r w:rsidRPr="008532E5">
        <w:rPr>
          <w:rFonts w:eastAsia="標楷體" w:hAnsi="標楷體" w:hint="eastAsia"/>
        </w:rPr>
        <w:t>請求補充或更正。</w:t>
      </w:r>
    </w:p>
    <w:p w14:paraId="4803C6E7" w14:textId="77777777" w:rsidR="00942186" w:rsidRPr="008532E5" w:rsidRDefault="00942186" w:rsidP="00942186">
      <w:pPr>
        <w:adjustRightInd w:val="0"/>
        <w:snapToGrid w:val="0"/>
        <w:ind w:leftChars="225" w:left="495"/>
        <w:rPr>
          <w:rFonts w:eastAsia="標楷體" w:hAnsi="標楷體"/>
        </w:rPr>
      </w:pPr>
      <w:r>
        <w:rPr>
          <w:rFonts w:eastAsia="標楷體" w:hAnsi="標楷體" w:hint="eastAsia"/>
        </w:rPr>
        <w:t>(4)</w:t>
      </w:r>
      <w:r w:rsidRPr="008532E5">
        <w:rPr>
          <w:rFonts w:eastAsia="標楷體" w:hAnsi="標楷體" w:hint="eastAsia"/>
        </w:rPr>
        <w:t>請求停止搜集、處理及利用。</w:t>
      </w:r>
    </w:p>
    <w:p w14:paraId="53F26827" w14:textId="77777777" w:rsidR="00942186" w:rsidRPr="008532E5" w:rsidRDefault="00942186" w:rsidP="00942186">
      <w:pPr>
        <w:adjustRightInd w:val="0"/>
        <w:snapToGrid w:val="0"/>
        <w:ind w:leftChars="225" w:left="495"/>
        <w:rPr>
          <w:rFonts w:eastAsia="標楷體" w:hAnsi="標楷體"/>
        </w:rPr>
      </w:pPr>
      <w:r>
        <w:rPr>
          <w:rFonts w:eastAsia="標楷體" w:hAnsi="標楷體" w:hint="eastAsia"/>
        </w:rPr>
        <w:t>(5)</w:t>
      </w:r>
      <w:r w:rsidRPr="008532E5">
        <w:rPr>
          <w:rFonts w:eastAsia="標楷體" w:hAnsi="標楷體" w:hint="eastAsia"/>
        </w:rPr>
        <w:t>請求刪除。</w:t>
      </w:r>
    </w:p>
    <w:p w14:paraId="15929103" w14:textId="77777777" w:rsidR="00942186" w:rsidRDefault="00942186" w:rsidP="00942186">
      <w:pPr>
        <w:adjustRightInd w:val="0"/>
        <w:snapToGrid w:val="0"/>
        <w:rPr>
          <w:rFonts w:eastAsia="標楷體" w:hAnsi="標楷體"/>
          <w:b/>
          <w:color w:val="0000FF"/>
        </w:rPr>
      </w:pPr>
      <w:r>
        <w:rPr>
          <w:rFonts w:eastAsia="標楷體" w:hAnsi="標楷體" w:hint="eastAsia"/>
          <w:b/>
          <w:color w:val="0000FF"/>
        </w:rPr>
        <w:t>六</w:t>
      </w:r>
      <w:r w:rsidRPr="001921B6">
        <w:rPr>
          <w:rFonts w:eastAsia="標楷體" w:hAnsi="標楷體"/>
          <w:b/>
          <w:color w:val="0000FF"/>
        </w:rPr>
        <w:t>、</w:t>
      </w:r>
      <w:r>
        <w:rPr>
          <w:rFonts w:eastAsia="標楷體" w:hAnsi="標楷體" w:hint="eastAsia"/>
          <w:b/>
          <w:color w:val="0000FF"/>
        </w:rPr>
        <w:t>選擇不提供個人資料導致相關業務無法執行時，將對個人權益有所影響</w:t>
      </w:r>
    </w:p>
    <w:p w14:paraId="32D1E8B2" w14:textId="77777777" w:rsidR="00942186" w:rsidRDefault="00942186" w:rsidP="00942186">
      <w:pPr>
        <w:adjustRightInd w:val="0"/>
        <w:snapToGrid w:val="0"/>
        <w:ind w:leftChars="225" w:left="495"/>
        <w:rPr>
          <w:rFonts w:eastAsia="標楷體"/>
        </w:rPr>
      </w:pPr>
      <w:r>
        <w:rPr>
          <w:rFonts w:eastAsia="標楷體" w:hAnsi="標楷體" w:hint="eastAsia"/>
        </w:rPr>
        <w:t>台端</w:t>
      </w:r>
      <w:r>
        <w:rPr>
          <w:rFonts w:eastAsia="標楷體" w:hint="eastAsia"/>
        </w:rPr>
        <w:t>得自由</w:t>
      </w:r>
      <w:r w:rsidRPr="008532E5">
        <w:rPr>
          <w:rFonts w:eastAsia="標楷體" w:hint="eastAsia"/>
        </w:rPr>
        <w:t>選擇</w:t>
      </w:r>
      <w:r>
        <w:rPr>
          <w:rFonts w:eastAsia="標楷體" w:hint="eastAsia"/>
        </w:rPr>
        <w:t>是否</w:t>
      </w:r>
      <w:r w:rsidRPr="008532E5">
        <w:rPr>
          <w:rFonts w:eastAsia="標楷體" w:hint="eastAsia"/>
        </w:rPr>
        <w:t>提供個人資料，</w:t>
      </w:r>
      <w:r w:rsidRPr="00A321A2">
        <w:rPr>
          <w:rFonts w:eastAsia="標楷體" w:hint="eastAsia"/>
        </w:rPr>
        <w:t>惟台端若拒絕提供相關個人資料，</w:t>
      </w:r>
      <w:r>
        <w:rPr>
          <w:rFonts w:eastAsia="標楷體" w:hint="eastAsia"/>
        </w:rPr>
        <w:t>將</w:t>
      </w:r>
      <w:r w:rsidRPr="008532E5">
        <w:rPr>
          <w:rFonts w:eastAsia="標楷體" w:hint="eastAsia"/>
        </w:rPr>
        <w:t>導致本公司相關業務或服務無法執行或提供，本公司有權暫時中止提供對</w:t>
      </w:r>
      <w:r>
        <w:rPr>
          <w:rFonts w:eastAsia="標楷體" w:hAnsi="標楷體" w:hint="eastAsia"/>
        </w:rPr>
        <w:t>台端</w:t>
      </w:r>
      <w:r w:rsidRPr="008532E5">
        <w:rPr>
          <w:rFonts w:eastAsia="標楷體" w:hint="eastAsia"/>
        </w:rPr>
        <w:t>的相關服務，如</w:t>
      </w:r>
      <w:r>
        <w:rPr>
          <w:rFonts w:eastAsia="標楷體" w:hint="eastAsia"/>
        </w:rPr>
        <w:t>因此</w:t>
      </w:r>
      <w:r w:rsidRPr="008532E5">
        <w:rPr>
          <w:rFonts w:eastAsia="標楷體" w:hint="eastAsia"/>
        </w:rPr>
        <w:t>對</w:t>
      </w:r>
      <w:r>
        <w:rPr>
          <w:rFonts w:eastAsia="標楷體" w:hAnsi="標楷體" w:hint="eastAsia"/>
        </w:rPr>
        <w:t>台端</w:t>
      </w:r>
      <w:r w:rsidRPr="008532E5">
        <w:rPr>
          <w:rFonts w:eastAsia="標楷體" w:hint="eastAsia"/>
        </w:rPr>
        <w:t>權益產生減損</w:t>
      </w:r>
      <w:r>
        <w:rPr>
          <w:rFonts w:eastAsia="標楷體" w:hint="eastAsia"/>
        </w:rPr>
        <w:t>時</w:t>
      </w:r>
      <w:r w:rsidRPr="008532E5">
        <w:rPr>
          <w:rFonts w:eastAsia="標楷體" w:hint="eastAsia"/>
        </w:rPr>
        <w:t>，</w:t>
      </w:r>
      <w:r>
        <w:rPr>
          <w:rFonts w:eastAsia="標楷體" w:hAnsi="標楷體" w:hint="eastAsia"/>
        </w:rPr>
        <w:t>台端</w:t>
      </w:r>
      <w:r w:rsidRPr="008532E5">
        <w:rPr>
          <w:rFonts w:eastAsia="標楷體" w:hint="eastAsia"/>
        </w:rPr>
        <w:t>絕無異議。</w:t>
      </w:r>
    </w:p>
    <w:p w14:paraId="39D8CEE1" w14:textId="77777777" w:rsidR="00942186" w:rsidRDefault="00942186" w:rsidP="00942186">
      <w:pPr>
        <w:adjustRightInd w:val="0"/>
        <w:snapToGrid w:val="0"/>
        <w:rPr>
          <w:rFonts w:eastAsia="標楷體"/>
        </w:rPr>
      </w:pPr>
      <w:r>
        <w:rPr>
          <w:rFonts w:eastAsia="標楷體" w:hAnsi="標楷體" w:hint="eastAsia"/>
          <w:b/>
          <w:color w:val="0000FF"/>
        </w:rPr>
        <w:t>七、</w:t>
      </w:r>
      <w:r w:rsidRPr="000A7CA8">
        <w:rPr>
          <w:rFonts w:eastAsia="標楷體" w:hAnsi="標楷體" w:hint="eastAsia"/>
          <w:b/>
          <w:color w:val="0000FF"/>
        </w:rPr>
        <w:t>非由當事人提供之</w:t>
      </w:r>
      <w:proofErr w:type="gramStart"/>
      <w:r w:rsidRPr="000A7CA8">
        <w:rPr>
          <w:rFonts w:eastAsia="標楷體" w:hAnsi="標楷體" w:hint="eastAsia"/>
          <w:b/>
          <w:color w:val="0000FF"/>
        </w:rPr>
        <w:t>個</w:t>
      </w:r>
      <w:proofErr w:type="gramEnd"/>
      <w:r w:rsidRPr="000A7CA8">
        <w:rPr>
          <w:rFonts w:eastAsia="標楷體" w:hAnsi="標楷體" w:hint="eastAsia"/>
          <w:b/>
          <w:color w:val="0000FF"/>
        </w:rPr>
        <w:t>資</w:t>
      </w:r>
    </w:p>
    <w:p w14:paraId="4D855BE3" w14:textId="77777777" w:rsidR="00942186" w:rsidRPr="001921B6" w:rsidRDefault="00942186" w:rsidP="00942186">
      <w:pPr>
        <w:adjustRightInd w:val="0"/>
        <w:snapToGrid w:val="0"/>
        <w:ind w:leftChars="225" w:left="495"/>
        <w:rPr>
          <w:rFonts w:eastAsia="標楷體"/>
        </w:rPr>
      </w:pPr>
      <w:r w:rsidRPr="000E66EE">
        <w:rPr>
          <w:rFonts w:eastAsia="標楷體" w:hint="eastAsia"/>
        </w:rPr>
        <w:t>台端於家屬成員等非由當事人提供之</w:t>
      </w:r>
      <w:proofErr w:type="gramStart"/>
      <w:r w:rsidRPr="000E66EE">
        <w:rPr>
          <w:rFonts w:eastAsia="標楷體" w:hint="eastAsia"/>
        </w:rPr>
        <w:t>個</w:t>
      </w:r>
      <w:proofErr w:type="gramEnd"/>
      <w:r w:rsidRPr="000E66EE">
        <w:rPr>
          <w:rFonts w:eastAsia="標楷體" w:hint="eastAsia"/>
        </w:rPr>
        <w:t>資時，請務必確認已對該當事人告知並獲其同意，會將該當事人之</w:t>
      </w:r>
      <w:proofErr w:type="gramStart"/>
      <w:r w:rsidRPr="000E66EE">
        <w:rPr>
          <w:rFonts w:eastAsia="標楷體" w:hint="eastAsia"/>
        </w:rPr>
        <w:t>個</w:t>
      </w:r>
      <w:proofErr w:type="gramEnd"/>
      <w:r w:rsidRPr="000E66EE">
        <w:rPr>
          <w:rFonts w:eastAsia="標楷體" w:hint="eastAsia"/>
        </w:rPr>
        <w:t>資提供予本公司，且本公司將依法蒐集、處理及利用其個人資料。</w:t>
      </w:r>
      <w:r w:rsidRPr="000E66EE">
        <w:rPr>
          <w:rFonts w:eastAsia="標楷體"/>
        </w:rPr>
        <w:cr/>
      </w:r>
    </w:p>
    <w:p w14:paraId="1022FE9E" w14:textId="77777777" w:rsidR="00942186" w:rsidRPr="001921B6" w:rsidRDefault="00942186" w:rsidP="00942186">
      <w:pPr>
        <w:ind w:leftChars="-20" w:left="451" w:hangingChars="225" w:hanging="495"/>
        <w:rPr>
          <w:rFonts w:eastAsia="標楷體"/>
        </w:rPr>
      </w:pPr>
      <w:r w:rsidRPr="001921B6">
        <w:rPr>
          <w:rFonts w:eastAsia="標楷體"/>
        </w:rPr>
        <w:t>=====================================================================</w:t>
      </w:r>
    </w:p>
    <w:p w14:paraId="298E9D23" w14:textId="77777777" w:rsidR="00942186" w:rsidRPr="00C87F68" w:rsidRDefault="00942186" w:rsidP="00942186">
      <w:pPr>
        <w:adjustRightInd w:val="0"/>
        <w:snapToGrid w:val="0"/>
        <w:spacing w:line="320" w:lineRule="exact"/>
        <w:jc w:val="center"/>
        <w:rPr>
          <w:rFonts w:eastAsia="標楷體"/>
          <w:b/>
          <w:sz w:val="32"/>
          <w:szCs w:val="32"/>
        </w:rPr>
      </w:pPr>
      <w:r w:rsidRPr="00C87F68">
        <w:rPr>
          <w:rFonts w:eastAsia="標楷體" w:hAnsi="標楷體"/>
          <w:b/>
          <w:sz w:val="32"/>
          <w:szCs w:val="32"/>
        </w:rPr>
        <w:t>同意書</w:t>
      </w:r>
    </w:p>
    <w:p w14:paraId="5F2F01DC" w14:textId="77777777" w:rsidR="00942186" w:rsidRPr="001921B6" w:rsidRDefault="00942186" w:rsidP="00942186">
      <w:pPr>
        <w:spacing w:line="320" w:lineRule="exact"/>
        <w:ind w:firstLineChars="225" w:firstLine="495"/>
        <w:rPr>
          <w:rFonts w:eastAsia="標楷體"/>
          <w:b/>
        </w:rPr>
      </w:pPr>
      <w:r w:rsidRPr="001921B6">
        <w:rPr>
          <w:rFonts w:eastAsia="標楷體" w:hAnsi="標楷體"/>
          <w:b/>
        </w:rPr>
        <w:t>經貴公司告知，本人已明確瞭解上述聲明及告知事項之內容，茲同意上開個人資料蒐集之特定目的、蒐集項目（類別）、利用</w:t>
      </w:r>
      <w:proofErr w:type="gramStart"/>
      <w:r w:rsidRPr="001921B6">
        <w:rPr>
          <w:rFonts w:eastAsia="標楷體" w:hAnsi="標楷體"/>
          <w:b/>
        </w:rPr>
        <w:t>期間、</w:t>
      </w:r>
      <w:proofErr w:type="gramEnd"/>
      <w:r w:rsidRPr="001921B6">
        <w:rPr>
          <w:rFonts w:eastAsia="標楷體" w:hAnsi="標楷體"/>
          <w:b/>
        </w:rPr>
        <w:t>地區</w:t>
      </w:r>
      <w:r>
        <w:rPr>
          <w:rFonts w:eastAsia="標楷體" w:hAnsi="標楷體" w:hint="eastAsia"/>
          <w:b/>
        </w:rPr>
        <w:t>、</w:t>
      </w:r>
      <w:r w:rsidRPr="001921B6">
        <w:rPr>
          <w:rFonts w:eastAsia="標楷體" w:hAnsi="標楷體"/>
          <w:b/>
        </w:rPr>
        <w:t>對象</w:t>
      </w:r>
      <w:r>
        <w:rPr>
          <w:rFonts w:eastAsia="標楷體" w:hAnsi="標楷體" w:hint="eastAsia"/>
          <w:b/>
        </w:rPr>
        <w:t>及方式</w:t>
      </w:r>
      <w:r w:rsidRPr="001921B6">
        <w:rPr>
          <w:rFonts w:eastAsia="標楷體" w:hAnsi="標楷體"/>
          <w:b/>
        </w:rPr>
        <w:t>、應完整及確實揭露，以及查閱、請求複製本、更正資料、要求停止處理利用或刪除</w:t>
      </w:r>
      <w:r w:rsidRPr="000A7CA8">
        <w:rPr>
          <w:rFonts w:eastAsia="標楷體" w:hAnsi="標楷體"/>
          <w:b/>
        </w:rPr>
        <w:t>及告知家屬成員</w:t>
      </w:r>
      <w:r w:rsidRPr="001921B6">
        <w:rPr>
          <w:rFonts w:eastAsia="標楷體" w:hAnsi="標楷體"/>
          <w:b/>
        </w:rPr>
        <w:t>等之相關要求，並同意貴公司於上開特定目的必要範圍內蒐集、處理及利用本人之個人資料。</w:t>
      </w:r>
    </w:p>
    <w:p w14:paraId="29672CF7" w14:textId="77777777" w:rsidR="00942186" w:rsidRDefault="00942186" w:rsidP="00942186">
      <w:pPr>
        <w:adjustRightInd w:val="0"/>
        <w:snapToGrid w:val="0"/>
        <w:spacing w:line="320" w:lineRule="exact"/>
        <w:ind w:firstLineChars="200" w:firstLine="440"/>
        <w:rPr>
          <w:rFonts w:eastAsia="標楷體" w:hAnsi="標楷體"/>
          <w:b/>
        </w:rPr>
      </w:pPr>
    </w:p>
    <w:p w14:paraId="7634C39D" w14:textId="77777777" w:rsidR="00942186" w:rsidRPr="001921B6" w:rsidRDefault="00942186" w:rsidP="00942186">
      <w:pPr>
        <w:adjustRightInd w:val="0"/>
        <w:snapToGrid w:val="0"/>
        <w:spacing w:line="320" w:lineRule="exact"/>
        <w:ind w:firstLineChars="200" w:firstLine="440"/>
        <w:rPr>
          <w:rFonts w:eastAsia="標楷體"/>
          <w:b/>
        </w:rPr>
      </w:pPr>
      <w:r w:rsidRPr="001921B6">
        <w:rPr>
          <w:rFonts w:eastAsia="標楷體" w:hAnsi="標楷體"/>
          <w:b/>
        </w:rPr>
        <w:t>此致</w:t>
      </w:r>
    </w:p>
    <w:p w14:paraId="61414D9A" w14:textId="77777777" w:rsidR="00942186" w:rsidRPr="001921B6" w:rsidRDefault="00942186" w:rsidP="00942186">
      <w:pPr>
        <w:adjustRightInd w:val="0"/>
        <w:snapToGrid w:val="0"/>
        <w:spacing w:line="320" w:lineRule="exact"/>
        <w:rPr>
          <w:rFonts w:eastAsia="標楷體"/>
          <w:b/>
        </w:rPr>
      </w:pPr>
      <w:proofErr w:type="gramStart"/>
      <w:r>
        <w:rPr>
          <w:rFonts w:eastAsia="標楷體" w:hAnsi="標楷體" w:hint="eastAsia"/>
          <w:b/>
        </w:rPr>
        <w:t>普鴻資訊</w:t>
      </w:r>
      <w:proofErr w:type="gramEnd"/>
      <w:r w:rsidRPr="001921B6">
        <w:rPr>
          <w:rFonts w:eastAsia="標楷體" w:hAnsi="標楷體"/>
          <w:b/>
        </w:rPr>
        <w:t>股份有限公司</w:t>
      </w:r>
    </w:p>
    <w:p w14:paraId="214AF89F" w14:textId="77777777" w:rsidR="00942186" w:rsidRDefault="00942186" w:rsidP="00942186">
      <w:pPr>
        <w:adjustRightInd w:val="0"/>
        <w:snapToGrid w:val="0"/>
        <w:spacing w:line="320" w:lineRule="exact"/>
        <w:ind w:firstLineChars="1000" w:firstLine="2202"/>
        <w:rPr>
          <w:rFonts w:eastAsia="標楷體" w:hAnsi="標楷體"/>
          <w:b/>
        </w:rPr>
      </w:pPr>
      <w:r>
        <w:rPr>
          <w:rFonts w:eastAsia="標楷體" w:hAnsi="標楷體" w:hint="eastAsia"/>
          <w:b/>
        </w:rPr>
        <w:t xml:space="preserve">    </w:t>
      </w:r>
    </w:p>
    <w:p w14:paraId="54309FE9" w14:textId="77777777" w:rsidR="00942186" w:rsidRPr="001921B6" w:rsidRDefault="00942186" w:rsidP="00942186">
      <w:pPr>
        <w:adjustRightInd w:val="0"/>
        <w:snapToGrid w:val="0"/>
        <w:spacing w:line="320" w:lineRule="exact"/>
        <w:ind w:firstLineChars="1000" w:firstLine="2202"/>
        <w:rPr>
          <w:rFonts w:eastAsia="標楷體"/>
          <w:b/>
          <w:u w:val="single"/>
        </w:rPr>
      </w:pPr>
      <w:r>
        <w:rPr>
          <w:rFonts w:eastAsia="標楷體" w:hAnsi="標楷體" w:hint="eastAsia"/>
          <w:b/>
        </w:rPr>
        <w:t xml:space="preserve">    </w:t>
      </w:r>
      <w:r w:rsidRPr="001921B6">
        <w:rPr>
          <w:rFonts w:eastAsia="標楷體" w:hAnsi="標楷體"/>
          <w:b/>
        </w:rPr>
        <w:t>立</w:t>
      </w:r>
      <w:r w:rsidRPr="001921B6">
        <w:rPr>
          <w:rFonts w:eastAsia="標楷體"/>
          <w:b/>
        </w:rPr>
        <w:t xml:space="preserve"> </w:t>
      </w:r>
      <w:r w:rsidRPr="001921B6">
        <w:rPr>
          <w:rFonts w:eastAsia="標楷體" w:hAnsi="標楷體"/>
          <w:b/>
        </w:rPr>
        <w:t>書</w:t>
      </w:r>
      <w:r>
        <w:rPr>
          <w:rFonts w:eastAsia="標楷體" w:hint="eastAsia"/>
          <w:b/>
        </w:rPr>
        <w:t xml:space="preserve"> </w:t>
      </w:r>
      <w:r w:rsidRPr="001921B6">
        <w:rPr>
          <w:rFonts w:eastAsia="標楷體" w:hAnsi="標楷體"/>
          <w:b/>
        </w:rPr>
        <w:t>人</w:t>
      </w:r>
      <w:r w:rsidRPr="001921B6">
        <w:rPr>
          <w:rFonts w:eastAsia="標楷體"/>
          <w:b/>
        </w:rPr>
        <w:t xml:space="preserve"> </w:t>
      </w:r>
      <w:r w:rsidRPr="001921B6">
        <w:rPr>
          <w:rFonts w:eastAsia="標楷體" w:hAnsi="標楷體"/>
          <w:b/>
        </w:rPr>
        <w:t>姓</w:t>
      </w:r>
      <w:r w:rsidRPr="001921B6">
        <w:rPr>
          <w:rFonts w:eastAsia="標楷體"/>
          <w:b/>
        </w:rPr>
        <w:t xml:space="preserve"> </w:t>
      </w:r>
      <w:r w:rsidRPr="001921B6">
        <w:rPr>
          <w:rFonts w:eastAsia="標楷體" w:hAnsi="標楷體"/>
          <w:b/>
        </w:rPr>
        <w:t>名：</w:t>
      </w:r>
      <w:r w:rsidRPr="001921B6">
        <w:rPr>
          <w:rFonts w:eastAsia="標楷體"/>
          <w:b/>
          <w:u w:val="single"/>
        </w:rPr>
        <w:t xml:space="preserve">                       </w:t>
      </w:r>
    </w:p>
    <w:p w14:paraId="40B576C3" w14:textId="19179ED5" w:rsidR="00942186" w:rsidRPr="00942186" w:rsidRDefault="00942186" w:rsidP="00942186">
      <w:pPr>
        <w:adjustRightInd w:val="0"/>
        <w:snapToGrid w:val="0"/>
        <w:spacing w:line="320" w:lineRule="exact"/>
        <w:ind w:firstLineChars="375" w:firstLine="826"/>
        <w:rPr>
          <w:rFonts w:eastAsia="標楷體"/>
          <w:b/>
        </w:rPr>
      </w:pPr>
      <w:r>
        <w:rPr>
          <w:rFonts w:eastAsia="標楷體" w:hAnsi="標楷體" w:hint="eastAsia"/>
          <w:b/>
        </w:rPr>
        <w:t xml:space="preserve">                </w:t>
      </w:r>
      <w:r w:rsidRPr="001921B6">
        <w:rPr>
          <w:rFonts w:eastAsia="標楷體" w:hAnsi="標楷體"/>
          <w:b/>
        </w:rPr>
        <w:t>日</w:t>
      </w:r>
      <w:r>
        <w:rPr>
          <w:rFonts w:eastAsia="標楷體" w:hAnsi="標楷體" w:hint="eastAsia"/>
          <w:b/>
        </w:rPr>
        <w:t xml:space="preserve"> </w:t>
      </w:r>
      <w:r w:rsidRPr="001921B6">
        <w:rPr>
          <w:rFonts w:eastAsia="標楷體" w:hAnsi="標楷體"/>
          <w:b/>
        </w:rPr>
        <w:t>期：</w:t>
      </w:r>
      <w:r>
        <w:rPr>
          <w:rFonts w:eastAsia="標楷體" w:hAnsi="標楷體" w:hint="eastAsia"/>
          <w:b/>
        </w:rPr>
        <w:t>西元</w:t>
      </w:r>
      <w:r w:rsidRPr="001921B6">
        <w:rPr>
          <w:rFonts w:eastAsia="標楷體"/>
          <w:b/>
          <w:u w:val="single"/>
        </w:rPr>
        <w:t xml:space="preserve">        </w:t>
      </w:r>
      <w:r w:rsidRPr="001921B6">
        <w:rPr>
          <w:rFonts w:eastAsia="標楷體" w:hAnsi="標楷體"/>
          <w:b/>
        </w:rPr>
        <w:t>年</w:t>
      </w:r>
      <w:r w:rsidRPr="001921B6">
        <w:rPr>
          <w:rFonts w:eastAsia="標楷體"/>
          <w:b/>
          <w:u w:val="single"/>
        </w:rPr>
        <w:t xml:space="preserve">        </w:t>
      </w:r>
      <w:r w:rsidRPr="001921B6">
        <w:rPr>
          <w:rFonts w:eastAsia="標楷體" w:hAnsi="標楷體"/>
          <w:b/>
        </w:rPr>
        <w:t>月</w:t>
      </w:r>
      <w:r w:rsidRPr="001921B6">
        <w:rPr>
          <w:rFonts w:eastAsia="標楷體"/>
          <w:b/>
          <w:u w:val="single"/>
        </w:rPr>
        <w:t xml:space="preserve">        </w:t>
      </w:r>
      <w:r w:rsidRPr="001921B6">
        <w:rPr>
          <w:rFonts w:eastAsia="標楷體" w:hAnsi="標楷體"/>
          <w:b/>
        </w:rPr>
        <w:t>日</w:t>
      </w:r>
    </w:p>
    <w:sectPr w:rsidR="00942186" w:rsidRPr="00942186" w:rsidSect="00CB19D0">
      <w:footerReference w:type="default" r:id="rId9"/>
      <w:headerReference w:type="first" r:id="rId10"/>
      <w:footerReference w:type="first" r:id="rId11"/>
      <w:pgSz w:w="11906" w:h="16838"/>
      <w:pgMar w:top="851" w:right="737" w:bottom="851" w:left="85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3164D" w14:textId="77777777" w:rsidR="002B0F53" w:rsidRDefault="002B0F53">
      <w:pPr>
        <w:spacing w:line="240" w:lineRule="auto"/>
      </w:pPr>
      <w:r>
        <w:separator/>
      </w:r>
    </w:p>
  </w:endnote>
  <w:endnote w:type="continuationSeparator" w:id="0">
    <w:p w14:paraId="162AE242" w14:textId="77777777" w:rsidR="002B0F53" w:rsidRDefault="002B0F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E5D28" w14:textId="77777777" w:rsidR="00CF071F" w:rsidRDefault="00CF071F" w:rsidP="00CF071F">
    <w:pPr>
      <w:pStyle w:val="a7"/>
      <w:wordWrap w:val="0"/>
      <w:jc w:val="right"/>
    </w:pPr>
    <w:r>
      <w:rPr>
        <w:rFonts w:hint="eastAsia"/>
      </w:rPr>
      <w:t>2</w:t>
    </w:r>
    <w:r>
      <w:t>02</w:t>
    </w:r>
    <w:r>
      <w:rPr>
        <w:rFonts w:hint="eastAsia"/>
      </w:rPr>
      <w:t xml:space="preserve">1 </w:t>
    </w:r>
    <w:r>
      <w:t>V1</w:t>
    </w:r>
  </w:p>
  <w:p w14:paraId="17930613" w14:textId="77777777" w:rsidR="00C66742" w:rsidRDefault="00C66742" w:rsidP="00CB19D0">
    <w:pPr>
      <w:widowControl w:val="0"/>
      <w:tabs>
        <w:tab w:val="center" w:pos="4153"/>
        <w:tab w:val="right" w:pos="8306"/>
      </w:tabs>
      <w:spacing w:line="240" w:lineRule="auto"/>
      <w:ind w:right="44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7BB9" w14:textId="6DD6809A" w:rsidR="003B70A4" w:rsidRDefault="003B70A4" w:rsidP="00DA3C72">
    <w:pPr>
      <w:pStyle w:val="a7"/>
      <w:wordWrap w:val="0"/>
      <w:jc w:val="right"/>
    </w:pPr>
    <w:r>
      <w:rPr>
        <w:rFonts w:hint="eastAsia"/>
      </w:rPr>
      <w:t>2</w:t>
    </w:r>
    <w:r>
      <w:t>02</w:t>
    </w:r>
    <w:r w:rsidR="00DA3C72">
      <w:rPr>
        <w:rFonts w:hint="eastAsia"/>
      </w:rPr>
      <w:t xml:space="preserve">1 </w:t>
    </w:r>
    <w:r w:rsidR="00DA3C72">
      <w:t>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5D5CF" w14:textId="77777777" w:rsidR="002B0F53" w:rsidRDefault="002B0F53">
      <w:pPr>
        <w:spacing w:line="240" w:lineRule="auto"/>
      </w:pPr>
      <w:r>
        <w:separator/>
      </w:r>
    </w:p>
  </w:footnote>
  <w:footnote w:type="continuationSeparator" w:id="0">
    <w:p w14:paraId="430CDF03" w14:textId="77777777" w:rsidR="002B0F53" w:rsidRDefault="002B0F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379F5" w14:textId="77777777" w:rsidR="00C66742" w:rsidRDefault="00000000" w:rsidP="009B76D2">
    <w:pPr>
      <w:pStyle w:val="11"/>
      <w:widowControl w:val="0"/>
      <w:spacing w:line="240" w:lineRule="auto"/>
      <w:jc w:val="center"/>
      <w:rPr>
        <w:rFonts w:ascii="標楷體" w:eastAsia="標楷體" w:hAnsi="標楷體"/>
        <w:b/>
        <w:sz w:val="36"/>
        <w:szCs w:val="24"/>
      </w:rPr>
    </w:pPr>
    <w:r>
      <w:rPr>
        <w:noProof/>
      </w:rPr>
      <w:object w:dxaOrig="1440" w:dyaOrig="1440" w14:anchorId="2E64B6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440.75pt;margin-top:-23.95pt;width:87.7pt;height:65.95pt;z-index:251658240" filled="t">
          <v:imagedata r:id="rId1" o:title="" blacklevel="13107f"/>
        </v:shape>
        <o:OLEObject Type="Embed" ProgID="PBrush" ShapeID="_x0000_s1025" DrawAspect="Content" ObjectID="_1818330877" r:id="rId2"/>
      </w:object>
    </w:r>
    <w:r w:rsidR="00C66742">
      <w:rPr>
        <w:noProof/>
      </w:rPr>
      <w:drawing>
        <wp:anchor distT="114300" distB="114300" distL="114300" distR="114300" simplePos="0" relativeHeight="251657216" behindDoc="0" locked="0" layoutInCell="0" allowOverlap="0" wp14:anchorId="68A7A871" wp14:editId="02F5F3F6">
          <wp:simplePos x="0" y="0"/>
          <wp:positionH relativeFrom="margin">
            <wp:posOffset>-186690</wp:posOffset>
          </wp:positionH>
          <wp:positionV relativeFrom="paragraph">
            <wp:posOffset>352425</wp:posOffset>
          </wp:positionV>
          <wp:extent cx="45085" cy="45085"/>
          <wp:effectExtent l="0" t="0" r="0" b="0"/>
          <wp:wrapTopAndBottom/>
          <wp:docPr id="2" name="image01.jpg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jpg" descr="logo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" cy="4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="00C66742" w:rsidRPr="00F63178">
      <w:rPr>
        <w:rFonts w:ascii="標楷體" w:eastAsia="標楷體" w:hAnsi="標楷體" w:hint="eastAsia"/>
        <w:b/>
        <w:sz w:val="36"/>
        <w:szCs w:val="24"/>
      </w:rPr>
      <w:t>普鴻資訊</w:t>
    </w:r>
    <w:proofErr w:type="gramEnd"/>
    <w:r w:rsidR="00C66742">
      <w:rPr>
        <w:rFonts w:ascii="標楷體" w:eastAsia="標楷體" w:hAnsi="標楷體" w:hint="eastAsia"/>
        <w:b/>
        <w:sz w:val="36"/>
        <w:szCs w:val="24"/>
      </w:rPr>
      <w:t xml:space="preserve">應徵人員資料表 </w:t>
    </w:r>
  </w:p>
  <w:p w14:paraId="2DFA78F5" w14:textId="77777777" w:rsidR="00C66742" w:rsidRPr="00F63178" w:rsidRDefault="00C66742" w:rsidP="00411988">
    <w:pPr>
      <w:pStyle w:val="11"/>
      <w:widowControl w:val="0"/>
      <w:spacing w:line="240" w:lineRule="auto"/>
      <w:rPr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349A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1" w15:restartNumberingAfterBreak="0">
    <w:nsid w:val="01CA51B8"/>
    <w:multiLevelType w:val="multilevel"/>
    <w:tmpl w:val="6DBEB268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01D32D07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3" w15:restartNumberingAfterBreak="0">
    <w:nsid w:val="136F3693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4" w15:restartNumberingAfterBreak="0">
    <w:nsid w:val="15C72FBF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5" w15:restartNumberingAfterBreak="0">
    <w:nsid w:val="17277B06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6" w15:restartNumberingAfterBreak="0">
    <w:nsid w:val="17E31BA2"/>
    <w:multiLevelType w:val="multilevel"/>
    <w:tmpl w:val="813C60E0"/>
    <w:lvl w:ilvl="0">
      <w:start w:val="1"/>
      <w:numFmt w:val="decimal"/>
      <w:lvlText w:val="%1"/>
      <w:lvlJc w:val="left"/>
      <w:pPr>
        <w:ind w:left="425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vertAlign w:val="baseline"/>
      </w:rPr>
    </w:lvl>
  </w:abstractNum>
  <w:abstractNum w:abstractNumId="7" w15:restartNumberingAfterBreak="0">
    <w:nsid w:val="1E741179"/>
    <w:multiLevelType w:val="hybridMultilevel"/>
    <w:tmpl w:val="E676C7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FE95432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9" w15:restartNumberingAfterBreak="0">
    <w:nsid w:val="27BD3D71"/>
    <w:multiLevelType w:val="multilevel"/>
    <w:tmpl w:val="D0784CCE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  <w:vertAlign w:val="baseline"/>
      </w:rPr>
    </w:lvl>
  </w:abstractNum>
  <w:abstractNum w:abstractNumId="10" w15:restartNumberingAfterBreak="0">
    <w:nsid w:val="2D182EA6"/>
    <w:multiLevelType w:val="multilevel"/>
    <w:tmpl w:val="A896040C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  <w:vertAlign w:val="baseline"/>
      </w:rPr>
    </w:lvl>
  </w:abstractNum>
  <w:abstractNum w:abstractNumId="11" w15:restartNumberingAfterBreak="0">
    <w:nsid w:val="2F0E721D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12" w15:restartNumberingAfterBreak="0">
    <w:nsid w:val="2FC014E5"/>
    <w:multiLevelType w:val="multilevel"/>
    <w:tmpl w:val="8362EB96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  <w:vertAlign w:val="baseline"/>
      </w:rPr>
    </w:lvl>
  </w:abstractNum>
  <w:abstractNum w:abstractNumId="13" w15:restartNumberingAfterBreak="0">
    <w:nsid w:val="302B2A7C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14" w15:restartNumberingAfterBreak="0">
    <w:nsid w:val="49AD26A8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15" w15:restartNumberingAfterBreak="0">
    <w:nsid w:val="4B8202E6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16" w15:restartNumberingAfterBreak="0">
    <w:nsid w:val="578D7AC9"/>
    <w:multiLevelType w:val="multilevel"/>
    <w:tmpl w:val="8562946E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  <w:sz w:val="20"/>
        <w:szCs w:val="20"/>
        <w:vertAlign w:val="baseline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  <w:vertAlign w:val="baseline"/>
      </w:rPr>
    </w:lvl>
  </w:abstractNum>
  <w:abstractNum w:abstractNumId="17" w15:restartNumberingAfterBreak="0">
    <w:nsid w:val="58C25CE2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18" w15:restartNumberingAfterBreak="0">
    <w:nsid w:val="5C9C1A17"/>
    <w:multiLevelType w:val="hybridMultilevel"/>
    <w:tmpl w:val="374257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A620FD"/>
    <w:multiLevelType w:val="hybridMultilevel"/>
    <w:tmpl w:val="A4D2AA92"/>
    <w:lvl w:ilvl="0" w:tplc="04090001">
      <w:start w:val="1"/>
      <w:numFmt w:val="bullet"/>
      <w:lvlText w:val="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0" w15:restartNumberingAfterBreak="0">
    <w:nsid w:val="5DEB4159"/>
    <w:multiLevelType w:val="hybridMultilevel"/>
    <w:tmpl w:val="72D6E0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E7E4ACD"/>
    <w:multiLevelType w:val="hybridMultilevel"/>
    <w:tmpl w:val="C59A26F8"/>
    <w:lvl w:ilvl="0" w:tplc="0409000F">
      <w:start w:val="1"/>
      <w:numFmt w:val="decimal"/>
      <w:lvlText w:val="%1."/>
      <w:lvlJc w:val="left"/>
      <w:pPr>
        <w:ind w:left="764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2" w15:restartNumberingAfterBreak="0">
    <w:nsid w:val="60A973DC"/>
    <w:multiLevelType w:val="multilevel"/>
    <w:tmpl w:val="117E50B6"/>
    <w:lvl w:ilvl="0">
      <w:start w:val="1"/>
      <w:numFmt w:val="bullet"/>
      <w:lvlText w:val=""/>
      <w:lvlJc w:val="left"/>
      <w:pPr>
        <w:ind w:left="0" w:firstLine="0"/>
      </w:pPr>
      <w:rPr>
        <w:rFonts w:ascii="Wingdings" w:hAnsi="Wingdings" w:hint="default"/>
        <w:sz w:val="20"/>
        <w:vertAlign w:val="baseline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  <w:vertAlign w:val="baseline"/>
      </w:rPr>
    </w:lvl>
  </w:abstractNum>
  <w:abstractNum w:abstractNumId="23" w15:restartNumberingAfterBreak="0">
    <w:nsid w:val="651C3965"/>
    <w:multiLevelType w:val="multilevel"/>
    <w:tmpl w:val="8C4248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rFonts w:hint="eastAsia"/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rFonts w:hint="eastAsia"/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rFonts w:hint="eastAsia"/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rFonts w:hint="eastAsia"/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rFonts w:hint="eastAsia"/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rFonts w:hint="eastAsia"/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rFonts w:hint="eastAsia"/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rFonts w:hint="eastAsia"/>
        <w:vertAlign w:val="baseline"/>
      </w:rPr>
    </w:lvl>
  </w:abstractNum>
  <w:abstractNum w:abstractNumId="24" w15:restartNumberingAfterBreak="0">
    <w:nsid w:val="65FC51F5"/>
    <w:multiLevelType w:val="multilevel"/>
    <w:tmpl w:val="878A4432"/>
    <w:lvl w:ilvl="0">
      <w:start w:val="1"/>
      <w:numFmt w:val="bullet"/>
      <w:lvlText w:val="●"/>
      <w:lvlJc w:val="left"/>
      <w:pPr>
        <w:ind w:left="0" w:firstLine="0"/>
      </w:pPr>
      <w:rPr>
        <w:rFonts w:ascii="微軟正黑體" w:eastAsia="微軟正黑體" w:hAnsi="微軟正黑體" w:cs="Arial"/>
        <w:vertAlign w:val="baseline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  <w:vertAlign w:val="baseline"/>
      </w:rPr>
    </w:lvl>
  </w:abstractNum>
  <w:abstractNum w:abstractNumId="25" w15:restartNumberingAfterBreak="0">
    <w:nsid w:val="768051A8"/>
    <w:multiLevelType w:val="multilevel"/>
    <w:tmpl w:val="BB2CF97A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  <w:vertAlign w:val="baseline"/>
      </w:rPr>
    </w:lvl>
  </w:abstractNum>
  <w:abstractNum w:abstractNumId="26" w15:restartNumberingAfterBreak="0">
    <w:nsid w:val="7C4E15F9"/>
    <w:multiLevelType w:val="multilevel"/>
    <w:tmpl w:val="20F82724"/>
    <w:lvl w:ilvl="0">
      <w:start w:val="1"/>
      <w:numFmt w:val="bullet"/>
      <w:lvlText w:val="●"/>
      <w:lvlJc w:val="left"/>
      <w:pPr>
        <w:ind w:left="142" w:firstLine="0"/>
      </w:pPr>
      <w:rPr>
        <w:rFonts w:ascii="微軟正黑體" w:eastAsia="微軟正黑體" w:hAnsi="微軟正黑體" w:cs="Arial"/>
        <w:sz w:val="24"/>
        <w:szCs w:val="24"/>
        <w:vertAlign w:val="baseline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  <w:vertAlign w:val="baseline"/>
      </w:rPr>
    </w:lvl>
  </w:abstractNum>
  <w:abstractNum w:abstractNumId="27" w15:restartNumberingAfterBreak="0">
    <w:nsid w:val="7E740D95"/>
    <w:multiLevelType w:val="multilevel"/>
    <w:tmpl w:val="178A7C58"/>
    <w:lvl w:ilvl="0">
      <w:start w:val="1"/>
      <w:numFmt w:val="decimal"/>
      <w:lvlText w:val="%1"/>
      <w:lvlJc w:val="left"/>
      <w:pPr>
        <w:ind w:left="425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firstLine="42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firstLine="851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984" w:firstLine="1276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51" w:firstLine="1701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firstLine="2126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firstLine="2551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firstLine="297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firstLine="3402"/>
      </w:pPr>
      <w:rPr>
        <w:vertAlign w:val="baseline"/>
      </w:rPr>
    </w:lvl>
  </w:abstractNum>
  <w:num w:numId="1" w16cid:durableId="367486352">
    <w:abstractNumId w:val="25"/>
  </w:num>
  <w:num w:numId="2" w16cid:durableId="1647587639">
    <w:abstractNumId w:val="12"/>
  </w:num>
  <w:num w:numId="3" w16cid:durableId="2070489912">
    <w:abstractNumId w:val="10"/>
  </w:num>
  <w:num w:numId="4" w16cid:durableId="1297179769">
    <w:abstractNumId w:val="16"/>
  </w:num>
  <w:num w:numId="5" w16cid:durableId="820774011">
    <w:abstractNumId w:val="6"/>
  </w:num>
  <w:num w:numId="6" w16cid:durableId="1898127071">
    <w:abstractNumId w:val="9"/>
  </w:num>
  <w:num w:numId="7" w16cid:durableId="2146580842">
    <w:abstractNumId w:val="19"/>
  </w:num>
  <w:num w:numId="8" w16cid:durableId="1518736776">
    <w:abstractNumId w:val="21"/>
  </w:num>
  <w:num w:numId="9" w16cid:durableId="2035494769">
    <w:abstractNumId w:val="27"/>
  </w:num>
  <w:num w:numId="10" w16cid:durableId="278756145">
    <w:abstractNumId w:val="24"/>
  </w:num>
  <w:num w:numId="11" w16cid:durableId="2058620569">
    <w:abstractNumId w:val="1"/>
  </w:num>
  <w:num w:numId="12" w16cid:durableId="1044019746">
    <w:abstractNumId w:val="22"/>
  </w:num>
  <w:num w:numId="13" w16cid:durableId="916746239">
    <w:abstractNumId w:val="26"/>
  </w:num>
  <w:num w:numId="14" w16cid:durableId="1601526040">
    <w:abstractNumId w:val="2"/>
  </w:num>
  <w:num w:numId="15" w16cid:durableId="2021933338">
    <w:abstractNumId w:val="17"/>
  </w:num>
  <w:num w:numId="16" w16cid:durableId="342324069">
    <w:abstractNumId w:val="23"/>
  </w:num>
  <w:num w:numId="17" w16cid:durableId="1262493458">
    <w:abstractNumId w:val="13"/>
  </w:num>
  <w:num w:numId="18" w16cid:durableId="996685119">
    <w:abstractNumId w:val="0"/>
  </w:num>
  <w:num w:numId="19" w16cid:durableId="1892497485">
    <w:abstractNumId w:val="15"/>
  </w:num>
  <w:num w:numId="20" w16cid:durableId="1874070096">
    <w:abstractNumId w:val="3"/>
  </w:num>
  <w:num w:numId="21" w16cid:durableId="1112480928">
    <w:abstractNumId w:val="14"/>
  </w:num>
  <w:num w:numId="22" w16cid:durableId="166751145">
    <w:abstractNumId w:val="4"/>
  </w:num>
  <w:num w:numId="23" w16cid:durableId="1880584076">
    <w:abstractNumId w:val="11"/>
  </w:num>
  <w:num w:numId="24" w16cid:durableId="1656913309">
    <w:abstractNumId w:val="5"/>
  </w:num>
  <w:num w:numId="25" w16cid:durableId="1013917290">
    <w:abstractNumId w:val="8"/>
  </w:num>
  <w:num w:numId="26" w16cid:durableId="1005400842">
    <w:abstractNumId w:val="7"/>
  </w:num>
  <w:num w:numId="27" w16cid:durableId="2113088926">
    <w:abstractNumId w:val="24"/>
  </w:num>
  <w:num w:numId="28" w16cid:durableId="883518496">
    <w:abstractNumId w:val="18"/>
  </w:num>
  <w:num w:numId="29" w16cid:durableId="1608076732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張 Doris">
    <w15:presenceInfo w15:providerId="None" w15:userId="張 Do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67"/>
    <w:rsid w:val="0002120C"/>
    <w:rsid w:val="00024932"/>
    <w:rsid w:val="00063060"/>
    <w:rsid w:val="00065A63"/>
    <w:rsid w:val="000738CE"/>
    <w:rsid w:val="000A7ABC"/>
    <w:rsid w:val="000A7E0B"/>
    <w:rsid w:val="000B229B"/>
    <w:rsid w:val="000D624C"/>
    <w:rsid w:val="000D6533"/>
    <w:rsid w:val="000E39BC"/>
    <w:rsid w:val="000F562B"/>
    <w:rsid w:val="0010129A"/>
    <w:rsid w:val="00116C46"/>
    <w:rsid w:val="00133A82"/>
    <w:rsid w:val="00140AC7"/>
    <w:rsid w:val="00141994"/>
    <w:rsid w:val="00161049"/>
    <w:rsid w:val="00164979"/>
    <w:rsid w:val="0017026D"/>
    <w:rsid w:val="001762DA"/>
    <w:rsid w:val="00192CB9"/>
    <w:rsid w:val="00195359"/>
    <w:rsid w:val="001D3661"/>
    <w:rsid w:val="001E632E"/>
    <w:rsid w:val="001F61A4"/>
    <w:rsid w:val="00203290"/>
    <w:rsid w:val="00222332"/>
    <w:rsid w:val="00246A41"/>
    <w:rsid w:val="00246BEF"/>
    <w:rsid w:val="00253B8B"/>
    <w:rsid w:val="00254F64"/>
    <w:rsid w:val="002578A0"/>
    <w:rsid w:val="0025799B"/>
    <w:rsid w:val="00263DF5"/>
    <w:rsid w:val="002770C4"/>
    <w:rsid w:val="00277989"/>
    <w:rsid w:val="002818E2"/>
    <w:rsid w:val="0028454D"/>
    <w:rsid w:val="0028576E"/>
    <w:rsid w:val="00292DD6"/>
    <w:rsid w:val="00293CAC"/>
    <w:rsid w:val="002A41FF"/>
    <w:rsid w:val="002A7917"/>
    <w:rsid w:val="002A7AAA"/>
    <w:rsid w:val="002B0F53"/>
    <w:rsid w:val="002B79FB"/>
    <w:rsid w:val="002C3B19"/>
    <w:rsid w:val="00321725"/>
    <w:rsid w:val="003436CC"/>
    <w:rsid w:val="0035287F"/>
    <w:rsid w:val="003635AD"/>
    <w:rsid w:val="00372408"/>
    <w:rsid w:val="003827E8"/>
    <w:rsid w:val="00387DBD"/>
    <w:rsid w:val="00392A67"/>
    <w:rsid w:val="003B26F1"/>
    <w:rsid w:val="003B70A4"/>
    <w:rsid w:val="003F121B"/>
    <w:rsid w:val="003F1839"/>
    <w:rsid w:val="003F49A0"/>
    <w:rsid w:val="004041DB"/>
    <w:rsid w:val="00404E38"/>
    <w:rsid w:val="00411988"/>
    <w:rsid w:val="0042191E"/>
    <w:rsid w:val="00437D6D"/>
    <w:rsid w:val="00445839"/>
    <w:rsid w:val="0044770D"/>
    <w:rsid w:val="0045292D"/>
    <w:rsid w:val="00460F1D"/>
    <w:rsid w:val="00467EF7"/>
    <w:rsid w:val="0047139A"/>
    <w:rsid w:val="00471FC0"/>
    <w:rsid w:val="00483FCD"/>
    <w:rsid w:val="00485520"/>
    <w:rsid w:val="00485E83"/>
    <w:rsid w:val="00496011"/>
    <w:rsid w:val="004A18DF"/>
    <w:rsid w:val="004C172B"/>
    <w:rsid w:val="004C290A"/>
    <w:rsid w:val="004D7714"/>
    <w:rsid w:val="004E390A"/>
    <w:rsid w:val="00567EE9"/>
    <w:rsid w:val="00570331"/>
    <w:rsid w:val="00591CCB"/>
    <w:rsid w:val="005930AE"/>
    <w:rsid w:val="00594D79"/>
    <w:rsid w:val="005A0698"/>
    <w:rsid w:val="005B25FA"/>
    <w:rsid w:val="005C0492"/>
    <w:rsid w:val="005C1DB9"/>
    <w:rsid w:val="005D5B78"/>
    <w:rsid w:val="005D7DE2"/>
    <w:rsid w:val="005E041B"/>
    <w:rsid w:val="005E1ABD"/>
    <w:rsid w:val="005E404E"/>
    <w:rsid w:val="005E7B8D"/>
    <w:rsid w:val="006102D0"/>
    <w:rsid w:val="00613EE7"/>
    <w:rsid w:val="00617152"/>
    <w:rsid w:val="0061736B"/>
    <w:rsid w:val="00622596"/>
    <w:rsid w:val="00622AF4"/>
    <w:rsid w:val="00623C9B"/>
    <w:rsid w:val="0063107A"/>
    <w:rsid w:val="00634A39"/>
    <w:rsid w:val="00637A72"/>
    <w:rsid w:val="0065266C"/>
    <w:rsid w:val="00653021"/>
    <w:rsid w:val="00672DBA"/>
    <w:rsid w:val="006768BD"/>
    <w:rsid w:val="00677AE5"/>
    <w:rsid w:val="006801F4"/>
    <w:rsid w:val="006A207A"/>
    <w:rsid w:val="006A34E6"/>
    <w:rsid w:val="006A3CC9"/>
    <w:rsid w:val="006A597D"/>
    <w:rsid w:val="006D3CE8"/>
    <w:rsid w:val="006E1535"/>
    <w:rsid w:val="006E470E"/>
    <w:rsid w:val="006E5A6D"/>
    <w:rsid w:val="0071555D"/>
    <w:rsid w:val="00721449"/>
    <w:rsid w:val="00725391"/>
    <w:rsid w:val="00745F0C"/>
    <w:rsid w:val="00747DD6"/>
    <w:rsid w:val="00765EAD"/>
    <w:rsid w:val="00797DD7"/>
    <w:rsid w:val="007A0E7E"/>
    <w:rsid w:val="007C7138"/>
    <w:rsid w:val="007E65AB"/>
    <w:rsid w:val="007E6ACB"/>
    <w:rsid w:val="00823A3B"/>
    <w:rsid w:val="00827C0B"/>
    <w:rsid w:val="00833D20"/>
    <w:rsid w:val="008438DC"/>
    <w:rsid w:val="00846D5C"/>
    <w:rsid w:val="00854030"/>
    <w:rsid w:val="00861080"/>
    <w:rsid w:val="00861D8C"/>
    <w:rsid w:val="00871544"/>
    <w:rsid w:val="00884673"/>
    <w:rsid w:val="00884CE9"/>
    <w:rsid w:val="00886F27"/>
    <w:rsid w:val="008962AC"/>
    <w:rsid w:val="008C0EB8"/>
    <w:rsid w:val="008C2187"/>
    <w:rsid w:val="008C4C3B"/>
    <w:rsid w:val="008D68E7"/>
    <w:rsid w:val="008F0ADE"/>
    <w:rsid w:val="008F1386"/>
    <w:rsid w:val="008F69FC"/>
    <w:rsid w:val="008F769E"/>
    <w:rsid w:val="00900044"/>
    <w:rsid w:val="00900694"/>
    <w:rsid w:val="0090283F"/>
    <w:rsid w:val="00916F17"/>
    <w:rsid w:val="00917DCD"/>
    <w:rsid w:val="0092174B"/>
    <w:rsid w:val="00942186"/>
    <w:rsid w:val="00953D66"/>
    <w:rsid w:val="009607FF"/>
    <w:rsid w:val="009858A7"/>
    <w:rsid w:val="00995154"/>
    <w:rsid w:val="00995180"/>
    <w:rsid w:val="009A3AAB"/>
    <w:rsid w:val="009B76D2"/>
    <w:rsid w:val="009B7D67"/>
    <w:rsid w:val="009F6ADA"/>
    <w:rsid w:val="00A16864"/>
    <w:rsid w:val="00A27376"/>
    <w:rsid w:val="00A35E14"/>
    <w:rsid w:val="00A36B80"/>
    <w:rsid w:val="00A4389A"/>
    <w:rsid w:val="00A5479C"/>
    <w:rsid w:val="00A57416"/>
    <w:rsid w:val="00A63C53"/>
    <w:rsid w:val="00A64CDA"/>
    <w:rsid w:val="00A73335"/>
    <w:rsid w:val="00A84ABB"/>
    <w:rsid w:val="00A8586E"/>
    <w:rsid w:val="00A92E74"/>
    <w:rsid w:val="00A94A48"/>
    <w:rsid w:val="00A950F8"/>
    <w:rsid w:val="00AB4FA5"/>
    <w:rsid w:val="00AB61F2"/>
    <w:rsid w:val="00AC4BE0"/>
    <w:rsid w:val="00AE3AC0"/>
    <w:rsid w:val="00B014A2"/>
    <w:rsid w:val="00B0325F"/>
    <w:rsid w:val="00B07D7B"/>
    <w:rsid w:val="00B175B3"/>
    <w:rsid w:val="00B27A55"/>
    <w:rsid w:val="00B56272"/>
    <w:rsid w:val="00B5682C"/>
    <w:rsid w:val="00B65619"/>
    <w:rsid w:val="00B7386B"/>
    <w:rsid w:val="00B91E22"/>
    <w:rsid w:val="00BA2621"/>
    <w:rsid w:val="00BA6CCF"/>
    <w:rsid w:val="00BB462A"/>
    <w:rsid w:val="00BB4CB8"/>
    <w:rsid w:val="00BC6E99"/>
    <w:rsid w:val="00BC7601"/>
    <w:rsid w:val="00BD7E70"/>
    <w:rsid w:val="00BF211E"/>
    <w:rsid w:val="00C01255"/>
    <w:rsid w:val="00C13C2D"/>
    <w:rsid w:val="00C37430"/>
    <w:rsid w:val="00C65C6A"/>
    <w:rsid w:val="00C66742"/>
    <w:rsid w:val="00C73BCC"/>
    <w:rsid w:val="00C75AAD"/>
    <w:rsid w:val="00C82CA6"/>
    <w:rsid w:val="00C95827"/>
    <w:rsid w:val="00CA0F48"/>
    <w:rsid w:val="00CA13D5"/>
    <w:rsid w:val="00CB197A"/>
    <w:rsid w:val="00CB19D0"/>
    <w:rsid w:val="00CD7A23"/>
    <w:rsid w:val="00CE1093"/>
    <w:rsid w:val="00CE1F93"/>
    <w:rsid w:val="00CF071F"/>
    <w:rsid w:val="00CF2AE6"/>
    <w:rsid w:val="00CF3F82"/>
    <w:rsid w:val="00CF4FBA"/>
    <w:rsid w:val="00D16135"/>
    <w:rsid w:val="00D1772A"/>
    <w:rsid w:val="00D21EE7"/>
    <w:rsid w:val="00D22E7B"/>
    <w:rsid w:val="00D26860"/>
    <w:rsid w:val="00D27B44"/>
    <w:rsid w:val="00D37A4B"/>
    <w:rsid w:val="00D43026"/>
    <w:rsid w:val="00D650EB"/>
    <w:rsid w:val="00D86587"/>
    <w:rsid w:val="00DA3C72"/>
    <w:rsid w:val="00DC40FC"/>
    <w:rsid w:val="00DC4337"/>
    <w:rsid w:val="00DC638C"/>
    <w:rsid w:val="00DD17F6"/>
    <w:rsid w:val="00DD7333"/>
    <w:rsid w:val="00E01DE9"/>
    <w:rsid w:val="00E1467A"/>
    <w:rsid w:val="00E477EB"/>
    <w:rsid w:val="00E60C10"/>
    <w:rsid w:val="00E6387A"/>
    <w:rsid w:val="00E67F34"/>
    <w:rsid w:val="00EB2B8A"/>
    <w:rsid w:val="00EF2222"/>
    <w:rsid w:val="00F14DA9"/>
    <w:rsid w:val="00F23ABA"/>
    <w:rsid w:val="00F26F76"/>
    <w:rsid w:val="00F3791C"/>
    <w:rsid w:val="00F46A0C"/>
    <w:rsid w:val="00F5027B"/>
    <w:rsid w:val="00F536FE"/>
    <w:rsid w:val="00F63178"/>
    <w:rsid w:val="00F9039A"/>
    <w:rsid w:val="00F907EB"/>
    <w:rsid w:val="00F95F9F"/>
    <w:rsid w:val="00FC1150"/>
    <w:rsid w:val="00FC2486"/>
    <w:rsid w:val="00FD12BC"/>
    <w:rsid w:val="00FF4F91"/>
    <w:rsid w:val="00FF75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75250C"/>
  <w15:docId w15:val="{42778E6F-EB3B-4436-9BFB-DDD63BB0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新細明體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color w:val="000000"/>
      <w:sz w:val="22"/>
      <w:szCs w:val="22"/>
    </w:rPr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276" w:lineRule="auto"/>
    </w:pPr>
    <w:rPr>
      <w:color w:val="000000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DC63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rsid w:val="00DC638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63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DC638C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DC638C"/>
    <w:pPr>
      <w:spacing w:line="240" w:lineRule="auto"/>
    </w:pPr>
    <w:rPr>
      <w:rFonts w:ascii="Cambria" w:hAnsi="Cambria" w:cs="Times New Roman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DC638C"/>
    <w:rPr>
      <w:rFonts w:ascii="Cambria" w:eastAsia="新細明體" w:hAnsi="Cambria" w:cs="Times New Roman"/>
      <w:sz w:val="18"/>
      <w:szCs w:val="18"/>
    </w:rPr>
  </w:style>
  <w:style w:type="table" w:styleId="ab">
    <w:name w:val="Table Grid"/>
    <w:basedOn w:val="a1"/>
    <w:uiPriority w:val="59"/>
    <w:rsid w:val="00116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5E7B8D"/>
    <w:pPr>
      <w:ind w:leftChars="200" w:left="480"/>
    </w:pPr>
  </w:style>
  <w:style w:type="paragraph" w:customStyle="1" w:styleId="10">
    <w:name w:val="內文1"/>
    <w:rsid w:val="00CB197A"/>
    <w:pPr>
      <w:spacing w:line="276" w:lineRule="auto"/>
    </w:pPr>
    <w:rPr>
      <w:color w:val="000000"/>
      <w:sz w:val="22"/>
    </w:rPr>
  </w:style>
  <w:style w:type="character" w:styleId="ad">
    <w:name w:val="Strong"/>
    <w:uiPriority w:val="22"/>
    <w:qFormat/>
    <w:rsid w:val="008D68E7"/>
    <w:rPr>
      <w:b/>
      <w:bCs/>
    </w:rPr>
  </w:style>
  <w:style w:type="character" w:styleId="ae">
    <w:name w:val="Hyperlink"/>
    <w:uiPriority w:val="99"/>
    <w:unhideWhenUsed/>
    <w:rsid w:val="008D68E7"/>
    <w:rPr>
      <w:color w:val="0000FF"/>
      <w:u w:val="single"/>
    </w:rPr>
  </w:style>
  <w:style w:type="paragraph" w:customStyle="1" w:styleId="11">
    <w:name w:val="內文1"/>
    <w:rsid w:val="004C172B"/>
    <w:pPr>
      <w:spacing w:line="276" w:lineRule="auto"/>
    </w:pPr>
    <w:rPr>
      <w:color w:val="000000"/>
      <w:sz w:val="22"/>
    </w:rPr>
  </w:style>
  <w:style w:type="paragraph" w:customStyle="1" w:styleId="Default">
    <w:name w:val="Default"/>
    <w:rsid w:val="00677AE5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8438DC"/>
  </w:style>
  <w:style w:type="character" w:styleId="af">
    <w:name w:val="Emphasis"/>
    <w:uiPriority w:val="20"/>
    <w:qFormat/>
    <w:rsid w:val="00FC1150"/>
    <w:rPr>
      <w:i/>
      <w:iCs/>
    </w:rPr>
  </w:style>
  <w:style w:type="paragraph" w:styleId="Web">
    <w:name w:val="Normal (Web)"/>
    <w:basedOn w:val="a"/>
    <w:uiPriority w:val="99"/>
    <w:unhideWhenUsed/>
    <w:rsid w:val="0088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29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03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1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8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5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rite.scu.edu.tw/view.php?bd=write&amp;no=5" TargetMode="Externa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C79D2D-153C-4DDA-B0CB-509BC2763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Links>
    <vt:vector size="6" baseType="variant">
      <vt:variant>
        <vt:i4>2490487</vt:i4>
      </vt:variant>
      <vt:variant>
        <vt:i4>0</vt:i4>
      </vt:variant>
      <vt:variant>
        <vt:i4>0</vt:i4>
      </vt:variant>
      <vt:variant>
        <vt:i4>5</vt:i4>
      </vt:variant>
      <vt:variant>
        <vt:lpwstr>http://write.scu.edu.tw/view.php?bd=write&amp;no=5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ENVOTIONS_JOANNE</dc:creator>
  <cp:lastModifiedBy>Jessie Lai</cp:lastModifiedBy>
  <cp:revision>22</cp:revision>
  <cp:lastPrinted>2016-08-10T08:41:00Z</cp:lastPrinted>
  <dcterms:created xsi:type="dcterms:W3CDTF">2021-07-22T05:02:00Z</dcterms:created>
  <dcterms:modified xsi:type="dcterms:W3CDTF">2025-09-02T07:08:00Z</dcterms:modified>
</cp:coreProperties>
</file>